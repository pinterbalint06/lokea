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ED5C" w14:textId="77777777" w:rsidR="00E51615" w:rsidRPr="007056DC" w:rsidRDefault="00E51615" w:rsidP="00FC3833">
      <w:pPr>
        <w:pStyle w:val="Cm"/>
        <w:spacing w:after="480"/>
        <w:jc w:val="center"/>
        <w:rPr>
          <w:rStyle w:val="Knyvcme"/>
          <w:bCs w:val="0"/>
          <w:i w:val="0"/>
          <w:iCs w:val="0"/>
          <w:spacing w:val="-10"/>
        </w:rPr>
      </w:pPr>
      <w:r w:rsidRPr="007056DC">
        <w:rPr>
          <w:rStyle w:val="Knyvcme"/>
          <w:bCs w:val="0"/>
          <w:i w:val="0"/>
          <w:iCs w:val="0"/>
          <w:spacing w:val="-10"/>
        </w:rPr>
        <w:t>Lokalizációs készségfejlesztő alkalmazás</w:t>
      </w:r>
    </w:p>
    <w:p w14:paraId="1DE2C195" w14:textId="77777777" w:rsidR="00234F2D" w:rsidRDefault="00A73E73" w:rsidP="00FC3833">
      <w:pPr>
        <w:spacing w:after="0" w:line="240" w:lineRule="auto"/>
        <w:jc w:val="center"/>
      </w:pPr>
      <w:r w:rsidRPr="00234F2D">
        <w:rPr>
          <w:b/>
        </w:rPr>
        <w:t>Készít</w:t>
      </w:r>
      <w:r w:rsidR="00202518" w:rsidRPr="00234F2D">
        <w:rPr>
          <w:b/>
        </w:rPr>
        <w:t>ett</w:t>
      </w:r>
      <w:r w:rsidR="00234F2D" w:rsidRPr="00234F2D">
        <w:rPr>
          <w:b/>
        </w:rPr>
        <w:t>ék</w:t>
      </w:r>
      <w:r w:rsidR="00202518" w:rsidRPr="00234F2D">
        <w:rPr>
          <w:b/>
        </w:rPr>
        <w:t>:</w:t>
      </w:r>
    </w:p>
    <w:p w14:paraId="1F293ED5" w14:textId="77777777" w:rsidR="00234F2D" w:rsidRDefault="00202518" w:rsidP="00FC3833">
      <w:pPr>
        <w:spacing w:after="0" w:line="240" w:lineRule="auto"/>
        <w:jc w:val="center"/>
      </w:pPr>
      <w:r>
        <w:t>Eördögh Erik</w:t>
      </w:r>
    </w:p>
    <w:p w14:paraId="0C5C32B8" w14:textId="77777777" w:rsidR="00234F2D" w:rsidRDefault="00202518" w:rsidP="00FC3833">
      <w:pPr>
        <w:spacing w:after="0" w:line="240" w:lineRule="auto"/>
        <w:jc w:val="center"/>
      </w:pPr>
      <w:r>
        <w:t>Pintér Bálint</w:t>
      </w:r>
    </w:p>
    <w:p w14:paraId="48127F4E" w14:textId="77777777" w:rsidR="008C5AEE" w:rsidRDefault="00202518" w:rsidP="00FC3833">
      <w:pPr>
        <w:spacing w:after="0" w:line="240" w:lineRule="auto"/>
        <w:jc w:val="center"/>
        <w:sectPr w:rsidR="008C5AEE" w:rsidSect="0017428F">
          <w:headerReference w:type="default" r:id="rId8"/>
          <w:footerReference w:type="even" r:id="rId9"/>
          <w:headerReference w:type="first" r:id="rId10"/>
          <w:footerReference w:type="first" r:id="rId11"/>
          <w:pgSz w:w="11906" w:h="16838" w:code="9"/>
          <w:pgMar w:top="1418" w:right="1418" w:bottom="1418" w:left="1418" w:header="709" w:footer="709" w:gutter="0"/>
          <w:cols w:space="708"/>
          <w:vAlign w:val="center"/>
          <w:titlePg/>
          <w:docGrid w:linePitch="360"/>
        </w:sectPr>
      </w:pPr>
      <w:r>
        <w:t>Varga Norbert</w:t>
      </w:r>
    </w:p>
    <w:p w14:paraId="08AAB199" w14:textId="4B2C3324" w:rsidR="00887DA5" w:rsidRPr="007D2A44" w:rsidRDefault="00A90D71" w:rsidP="00A90D71">
      <w:pPr>
        <w:pStyle w:val="Cm"/>
        <w:rPr>
          <w:rStyle w:val="Knyvcme"/>
          <w:rFonts w:ascii="Times New Roman" w:hAnsi="Times New Roman" w:cs="Times New Roman"/>
          <w:b w:val="0"/>
          <w:bCs w:val="0"/>
          <w:i w:val="0"/>
          <w:iCs w:val="0"/>
          <w:spacing w:val="0"/>
        </w:rPr>
      </w:pPr>
      <w:r w:rsidRPr="007D2A44">
        <w:rPr>
          <w:rStyle w:val="Knyvcme"/>
          <w:rFonts w:ascii="Times New Roman" w:hAnsi="Times New Roman" w:cs="Times New Roman"/>
          <w:b w:val="0"/>
          <w:bCs w:val="0"/>
          <w:i w:val="0"/>
          <w:iCs w:val="0"/>
          <w:spacing w:val="0"/>
        </w:rPr>
        <w:lastRenderedPageBreak/>
        <w:t>Tartalomjegyzék</w:t>
      </w:r>
    </w:p>
    <w:sdt>
      <w:sdtPr>
        <w:rPr>
          <w:rFonts w:eastAsiaTheme="minorEastAsia"/>
          <w:b/>
          <w:bCs/>
          <w:i/>
          <w:iCs/>
          <w:noProof/>
          <w:spacing w:val="5"/>
        </w:rPr>
        <w:id w:val="-674412768"/>
        <w:docPartObj>
          <w:docPartGallery w:val="Table of Contents"/>
          <w:docPartUnique/>
        </w:docPartObj>
      </w:sdtPr>
      <w:sdtEndPr>
        <w:rPr>
          <w:i w:val="0"/>
          <w:iCs w:val="0"/>
          <w:noProof w:val="0"/>
          <w:spacing w:val="0"/>
        </w:rPr>
      </w:sdtEndPr>
      <w:sdtContent>
        <w:p w14:paraId="795765E6" w14:textId="5348B6E9" w:rsidR="00E37572" w:rsidRDefault="000E363D">
          <w:pPr>
            <w:pStyle w:val="TJ1"/>
            <w:tabs>
              <w:tab w:val="left" w:pos="440"/>
              <w:tab w:val="right" w:leader="dot" w:pos="9062"/>
            </w:tabs>
            <w:rPr>
              <w:rFonts w:eastAsiaTheme="minorEastAsia"/>
              <w:noProof/>
              <w:kern w:val="2"/>
              <w:sz w:val="24"/>
              <w:szCs w:val="24"/>
              <w:lang w:eastAsia="hu-HU"/>
              <w14:ligatures w14:val="standardContextual"/>
            </w:rPr>
          </w:pPr>
          <w:r>
            <w:fldChar w:fldCharType="begin"/>
          </w:r>
          <w:r>
            <w:instrText xml:space="preserve"> TOC \o "1-3" \h \z \u </w:instrText>
          </w:r>
          <w:r>
            <w:fldChar w:fldCharType="separate"/>
          </w:r>
          <w:hyperlink w:anchor="_Toc228831310" w:history="1">
            <w:r w:rsidR="00E37572" w:rsidRPr="00017768">
              <w:rPr>
                <w:rStyle w:val="Hiperhivatkozs"/>
                <w:noProof/>
              </w:rPr>
              <w:t>1</w:t>
            </w:r>
            <w:r w:rsidR="00E37572">
              <w:rPr>
                <w:rFonts w:eastAsiaTheme="minorEastAsia"/>
                <w:noProof/>
                <w:kern w:val="2"/>
                <w:sz w:val="24"/>
                <w:szCs w:val="24"/>
                <w:lang w:eastAsia="hu-HU"/>
                <w14:ligatures w14:val="standardContextual"/>
              </w:rPr>
              <w:tab/>
            </w:r>
            <w:r w:rsidR="00E37572" w:rsidRPr="00017768">
              <w:rPr>
                <w:rStyle w:val="Hiperhivatkozs"/>
                <w:rFonts w:cs="Times New Roman"/>
                <w:noProof/>
                <w:bdr w:val="none" w:sz="0" w:space="0" w:color="auto" w:frame="1"/>
              </w:rPr>
              <w:t>Bevezetés</w:t>
            </w:r>
            <w:r w:rsidR="00E37572">
              <w:rPr>
                <w:noProof/>
                <w:webHidden/>
              </w:rPr>
              <w:tab/>
            </w:r>
            <w:r w:rsidR="00E37572">
              <w:rPr>
                <w:noProof/>
                <w:webHidden/>
              </w:rPr>
              <w:fldChar w:fldCharType="begin"/>
            </w:r>
            <w:r w:rsidR="00E37572">
              <w:rPr>
                <w:noProof/>
                <w:webHidden/>
              </w:rPr>
              <w:instrText xml:space="preserve"> PAGEREF _Toc228831310 \h </w:instrText>
            </w:r>
            <w:r w:rsidR="00E37572">
              <w:rPr>
                <w:noProof/>
                <w:webHidden/>
              </w:rPr>
            </w:r>
            <w:r w:rsidR="00E37572">
              <w:rPr>
                <w:noProof/>
                <w:webHidden/>
              </w:rPr>
              <w:fldChar w:fldCharType="separate"/>
            </w:r>
            <w:r w:rsidR="00DA6CD7">
              <w:rPr>
                <w:noProof/>
                <w:webHidden/>
              </w:rPr>
              <w:t>1</w:t>
            </w:r>
            <w:r w:rsidR="00E37572">
              <w:rPr>
                <w:noProof/>
                <w:webHidden/>
              </w:rPr>
              <w:fldChar w:fldCharType="end"/>
            </w:r>
          </w:hyperlink>
        </w:p>
        <w:p w14:paraId="28ED0ED5" w14:textId="5EEE22F8"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11" w:history="1">
            <w:r w:rsidRPr="00017768">
              <w:rPr>
                <w:rStyle w:val="Hiperhivatkozs"/>
                <w:rFonts w:cs="Times New Roman"/>
                <w:noProof/>
                <w:bdr w:val="none" w:sz="0" w:space="0" w:color="auto" w:frame="1"/>
              </w:rPr>
              <w:t>1.1</w:t>
            </w:r>
            <w:r>
              <w:rPr>
                <w:rFonts w:eastAsiaTheme="minorEastAsia"/>
                <w:noProof/>
                <w:kern w:val="2"/>
                <w:sz w:val="24"/>
                <w:szCs w:val="24"/>
                <w:lang w:eastAsia="hu-HU"/>
                <w14:ligatures w14:val="standardContextual"/>
              </w:rPr>
              <w:tab/>
            </w:r>
            <w:r w:rsidRPr="00017768">
              <w:rPr>
                <w:rStyle w:val="Hiperhivatkozs"/>
                <w:rFonts w:cs="Times New Roman"/>
                <w:noProof/>
                <w:bdr w:val="none" w:sz="0" w:space="0" w:color="auto" w:frame="1"/>
              </w:rPr>
              <w:t>A téma ismertetése és a program bemutatása</w:t>
            </w:r>
            <w:r>
              <w:rPr>
                <w:noProof/>
                <w:webHidden/>
              </w:rPr>
              <w:tab/>
            </w:r>
            <w:r>
              <w:rPr>
                <w:noProof/>
                <w:webHidden/>
              </w:rPr>
              <w:fldChar w:fldCharType="begin"/>
            </w:r>
            <w:r>
              <w:rPr>
                <w:noProof/>
                <w:webHidden/>
              </w:rPr>
              <w:instrText xml:space="preserve"> PAGEREF _Toc228831311 \h </w:instrText>
            </w:r>
            <w:r>
              <w:rPr>
                <w:noProof/>
                <w:webHidden/>
              </w:rPr>
            </w:r>
            <w:r>
              <w:rPr>
                <w:noProof/>
                <w:webHidden/>
              </w:rPr>
              <w:fldChar w:fldCharType="separate"/>
            </w:r>
            <w:r w:rsidR="00DA6CD7">
              <w:rPr>
                <w:noProof/>
                <w:webHidden/>
              </w:rPr>
              <w:t>1</w:t>
            </w:r>
            <w:r>
              <w:rPr>
                <w:noProof/>
                <w:webHidden/>
              </w:rPr>
              <w:fldChar w:fldCharType="end"/>
            </w:r>
          </w:hyperlink>
        </w:p>
        <w:p w14:paraId="295ED8F9" w14:textId="1E61F130"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12" w:history="1">
            <w:r w:rsidRPr="00017768">
              <w:rPr>
                <w:rStyle w:val="Hiperhivatkozs"/>
                <w:rFonts w:cs="Times New Roman"/>
                <w:noProof/>
              </w:rPr>
              <w:t>1.2</w:t>
            </w:r>
            <w:r>
              <w:rPr>
                <w:rFonts w:eastAsiaTheme="minorEastAsia"/>
                <w:noProof/>
                <w:kern w:val="2"/>
                <w:sz w:val="24"/>
                <w:szCs w:val="24"/>
                <w:lang w:eastAsia="hu-HU"/>
                <w14:ligatures w14:val="standardContextual"/>
              </w:rPr>
              <w:tab/>
            </w:r>
            <w:r w:rsidRPr="00017768">
              <w:rPr>
                <w:rStyle w:val="Hiperhivatkozs"/>
                <w:rFonts w:cs="Times New Roman"/>
                <w:noProof/>
                <w:bdr w:val="none" w:sz="0" w:space="0" w:color="auto" w:frame="1"/>
              </w:rPr>
              <w:t>Szakmai és hasznosulási célkitűzések</w:t>
            </w:r>
            <w:r>
              <w:rPr>
                <w:noProof/>
                <w:webHidden/>
              </w:rPr>
              <w:tab/>
            </w:r>
            <w:r>
              <w:rPr>
                <w:noProof/>
                <w:webHidden/>
              </w:rPr>
              <w:fldChar w:fldCharType="begin"/>
            </w:r>
            <w:r>
              <w:rPr>
                <w:noProof/>
                <w:webHidden/>
              </w:rPr>
              <w:instrText xml:space="preserve"> PAGEREF _Toc228831312 \h </w:instrText>
            </w:r>
            <w:r>
              <w:rPr>
                <w:noProof/>
                <w:webHidden/>
              </w:rPr>
            </w:r>
            <w:r>
              <w:rPr>
                <w:noProof/>
                <w:webHidden/>
              </w:rPr>
              <w:fldChar w:fldCharType="separate"/>
            </w:r>
            <w:r w:rsidR="00DA6CD7">
              <w:rPr>
                <w:noProof/>
                <w:webHidden/>
              </w:rPr>
              <w:t>1</w:t>
            </w:r>
            <w:r>
              <w:rPr>
                <w:noProof/>
                <w:webHidden/>
              </w:rPr>
              <w:fldChar w:fldCharType="end"/>
            </w:r>
          </w:hyperlink>
        </w:p>
        <w:p w14:paraId="36B688E5" w14:textId="6236C016"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13" w:history="1">
            <w:r w:rsidRPr="00017768">
              <w:rPr>
                <w:rStyle w:val="Hiperhivatkozs"/>
                <w:rFonts w:cs="Times New Roman"/>
                <w:noProof/>
                <w:bdr w:val="none" w:sz="0" w:space="0" w:color="auto" w:frame="1"/>
              </w:rPr>
              <w:t>1.3</w:t>
            </w:r>
            <w:r>
              <w:rPr>
                <w:rFonts w:eastAsiaTheme="minorEastAsia"/>
                <w:noProof/>
                <w:kern w:val="2"/>
                <w:sz w:val="24"/>
                <w:szCs w:val="24"/>
                <w:lang w:eastAsia="hu-HU"/>
                <w14:ligatures w14:val="standardContextual"/>
              </w:rPr>
              <w:tab/>
            </w:r>
            <w:r w:rsidRPr="00017768">
              <w:rPr>
                <w:rStyle w:val="Hiperhivatkozs"/>
                <w:rFonts w:cs="Times New Roman"/>
                <w:noProof/>
                <w:bdr w:val="none" w:sz="0" w:space="0" w:color="auto" w:frame="1"/>
              </w:rPr>
              <w:t>Témaválasztás indoklása a készítők szemszögéből</w:t>
            </w:r>
            <w:r>
              <w:rPr>
                <w:noProof/>
                <w:webHidden/>
              </w:rPr>
              <w:tab/>
            </w:r>
            <w:r>
              <w:rPr>
                <w:noProof/>
                <w:webHidden/>
              </w:rPr>
              <w:fldChar w:fldCharType="begin"/>
            </w:r>
            <w:r>
              <w:rPr>
                <w:noProof/>
                <w:webHidden/>
              </w:rPr>
              <w:instrText xml:space="preserve"> PAGEREF _Toc228831313 \h </w:instrText>
            </w:r>
            <w:r>
              <w:rPr>
                <w:noProof/>
                <w:webHidden/>
              </w:rPr>
            </w:r>
            <w:r>
              <w:rPr>
                <w:noProof/>
                <w:webHidden/>
              </w:rPr>
              <w:fldChar w:fldCharType="separate"/>
            </w:r>
            <w:r w:rsidR="00DA6CD7">
              <w:rPr>
                <w:noProof/>
                <w:webHidden/>
              </w:rPr>
              <w:t>1</w:t>
            </w:r>
            <w:r>
              <w:rPr>
                <w:noProof/>
                <w:webHidden/>
              </w:rPr>
              <w:fldChar w:fldCharType="end"/>
            </w:r>
          </w:hyperlink>
        </w:p>
        <w:p w14:paraId="13AE9B20" w14:textId="20E58FCA" w:rsidR="00E37572" w:rsidRDefault="00E37572">
          <w:pPr>
            <w:pStyle w:val="TJ1"/>
            <w:tabs>
              <w:tab w:val="left" w:pos="440"/>
              <w:tab w:val="right" w:leader="dot" w:pos="9062"/>
            </w:tabs>
            <w:rPr>
              <w:rFonts w:eastAsiaTheme="minorEastAsia"/>
              <w:noProof/>
              <w:kern w:val="2"/>
              <w:sz w:val="24"/>
              <w:szCs w:val="24"/>
              <w:lang w:eastAsia="hu-HU"/>
              <w14:ligatures w14:val="standardContextual"/>
            </w:rPr>
          </w:pPr>
          <w:hyperlink w:anchor="_Toc228831314" w:history="1">
            <w:r w:rsidRPr="00017768">
              <w:rPr>
                <w:rStyle w:val="Hiperhivatkozs"/>
                <w:noProof/>
                <w:bdr w:val="none" w:sz="0" w:space="0" w:color="auto" w:frame="1"/>
              </w:rPr>
              <w:t>2</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 xml:space="preserve">Fejlesztői </w:t>
            </w:r>
            <w:r w:rsidRPr="00017768">
              <w:rPr>
                <w:rStyle w:val="Hiperhivatkozs"/>
                <w:noProof/>
              </w:rPr>
              <w:t>dokumentáció</w:t>
            </w:r>
            <w:r>
              <w:rPr>
                <w:noProof/>
                <w:webHidden/>
              </w:rPr>
              <w:tab/>
            </w:r>
            <w:r>
              <w:rPr>
                <w:noProof/>
                <w:webHidden/>
              </w:rPr>
              <w:fldChar w:fldCharType="begin"/>
            </w:r>
            <w:r>
              <w:rPr>
                <w:noProof/>
                <w:webHidden/>
              </w:rPr>
              <w:instrText xml:space="preserve"> PAGEREF _Toc228831314 \h </w:instrText>
            </w:r>
            <w:r>
              <w:rPr>
                <w:noProof/>
                <w:webHidden/>
              </w:rPr>
            </w:r>
            <w:r>
              <w:rPr>
                <w:noProof/>
                <w:webHidden/>
              </w:rPr>
              <w:fldChar w:fldCharType="separate"/>
            </w:r>
            <w:r w:rsidR="00DA6CD7">
              <w:rPr>
                <w:noProof/>
                <w:webHidden/>
              </w:rPr>
              <w:t>2</w:t>
            </w:r>
            <w:r>
              <w:rPr>
                <w:noProof/>
                <w:webHidden/>
              </w:rPr>
              <w:fldChar w:fldCharType="end"/>
            </w:r>
          </w:hyperlink>
        </w:p>
        <w:p w14:paraId="2C81DD9D" w14:textId="5F4F7035"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15" w:history="1">
            <w:r w:rsidRPr="00017768">
              <w:rPr>
                <w:rStyle w:val="Hiperhivatkozs"/>
                <w:noProof/>
              </w:rPr>
              <w:t>2.1</w:t>
            </w:r>
            <w:r>
              <w:rPr>
                <w:rFonts w:eastAsiaTheme="minorEastAsia"/>
                <w:noProof/>
                <w:kern w:val="2"/>
                <w:sz w:val="24"/>
                <w:szCs w:val="24"/>
                <w:lang w:eastAsia="hu-HU"/>
                <w14:ligatures w14:val="standardContextual"/>
              </w:rPr>
              <w:tab/>
            </w:r>
            <w:r w:rsidRPr="00017768">
              <w:rPr>
                <w:rStyle w:val="Hiperhivatkozs"/>
                <w:noProof/>
              </w:rPr>
              <w:t>Bevezetés</w:t>
            </w:r>
            <w:r>
              <w:rPr>
                <w:noProof/>
                <w:webHidden/>
              </w:rPr>
              <w:tab/>
            </w:r>
            <w:r>
              <w:rPr>
                <w:noProof/>
                <w:webHidden/>
              </w:rPr>
              <w:fldChar w:fldCharType="begin"/>
            </w:r>
            <w:r>
              <w:rPr>
                <w:noProof/>
                <w:webHidden/>
              </w:rPr>
              <w:instrText xml:space="preserve"> PAGEREF _Toc228831315 \h </w:instrText>
            </w:r>
            <w:r>
              <w:rPr>
                <w:noProof/>
                <w:webHidden/>
              </w:rPr>
            </w:r>
            <w:r>
              <w:rPr>
                <w:noProof/>
                <w:webHidden/>
              </w:rPr>
              <w:fldChar w:fldCharType="separate"/>
            </w:r>
            <w:r w:rsidR="00DA6CD7">
              <w:rPr>
                <w:noProof/>
                <w:webHidden/>
              </w:rPr>
              <w:t>2</w:t>
            </w:r>
            <w:r>
              <w:rPr>
                <w:noProof/>
                <w:webHidden/>
              </w:rPr>
              <w:fldChar w:fldCharType="end"/>
            </w:r>
          </w:hyperlink>
        </w:p>
        <w:p w14:paraId="0D1F925A" w14:textId="13AF4F4E"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16" w:history="1">
            <w:r w:rsidRPr="00017768">
              <w:rPr>
                <w:rStyle w:val="Hiperhivatkozs"/>
                <w:noProof/>
                <w:bdr w:val="none" w:sz="0" w:space="0" w:color="auto" w:frame="1"/>
              </w:rPr>
              <w:t>2.2</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Fejlesztőkörnyezet</w:t>
            </w:r>
            <w:r>
              <w:rPr>
                <w:noProof/>
                <w:webHidden/>
              </w:rPr>
              <w:tab/>
            </w:r>
            <w:r>
              <w:rPr>
                <w:noProof/>
                <w:webHidden/>
              </w:rPr>
              <w:fldChar w:fldCharType="begin"/>
            </w:r>
            <w:r>
              <w:rPr>
                <w:noProof/>
                <w:webHidden/>
              </w:rPr>
              <w:instrText xml:space="preserve"> PAGEREF _Toc228831316 \h </w:instrText>
            </w:r>
            <w:r>
              <w:rPr>
                <w:noProof/>
                <w:webHidden/>
              </w:rPr>
            </w:r>
            <w:r>
              <w:rPr>
                <w:noProof/>
                <w:webHidden/>
              </w:rPr>
              <w:fldChar w:fldCharType="separate"/>
            </w:r>
            <w:r w:rsidR="00DA6CD7">
              <w:rPr>
                <w:noProof/>
                <w:webHidden/>
              </w:rPr>
              <w:t>2</w:t>
            </w:r>
            <w:r>
              <w:rPr>
                <w:noProof/>
                <w:webHidden/>
              </w:rPr>
              <w:fldChar w:fldCharType="end"/>
            </w:r>
          </w:hyperlink>
        </w:p>
        <w:p w14:paraId="0F3E30A9" w14:textId="6832D2E2"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17" w:history="1">
            <w:r w:rsidRPr="00017768">
              <w:rPr>
                <w:rStyle w:val="Hiperhivatkozs"/>
                <w:noProof/>
              </w:rPr>
              <w:t>2.2.1</w:t>
            </w:r>
            <w:r>
              <w:rPr>
                <w:rFonts w:eastAsiaTheme="minorEastAsia"/>
                <w:noProof/>
                <w:kern w:val="2"/>
                <w:sz w:val="24"/>
                <w:szCs w:val="24"/>
                <w:lang w:eastAsia="hu-HU"/>
                <w14:ligatures w14:val="standardContextual"/>
              </w:rPr>
              <w:tab/>
            </w:r>
            <w:r w:rsidRPr="00017768">
              <w:rPr>
                <w:rStyle w:val="Hiperhivatkozs"/>
                <w:noProof/>
              </w:rPr>
              <w:t>Hardverkörnyezet</w:t>
            </w:r>
            <w:r>
              <w:rPr>
                <w:noProof/>
                <w:webHidden/>
              </w:rPr>
              <w:tab/>
            </w:r>
            <w:r>
              <w:rPr>
                <w:noProof/>
                <w:webHidden/>
              </w:rPr>
              <w:fldChar w:fldCharType="begin"/>
            </w:r>
            <w:r>
              <w:rPr>
                <w:noProof/>
                <w:webHidden/>
              </w:rPr>
              <w:instrText xml:space="preserve"> PAGEREF _Toc228831317 \h </w:instrText>
            </w:r>
            <w:r>
              <w:rPr>
                <w:noProof/>
                <w:webHidden/>
              </w:rPr>
            </w:r>
            <w:r>
              <w:rPr>
                <w:noProof/>
                <w:webHidden/>
              </w:rPr>
              <w:fldChar w:fldCharType="separate"/>
            </w:r>
            <w:r w:rsidR="00DA6CD7">
              <w:rPr>
                <w:noProof/>
                <w:webHidden/>
              </w:rPr>
              <w:t>2</w:t>
            </w:r>
            <w:r>
              <w:rPr>
                <w:noProof/>
                <w:webHidden/>
              </w:rPr>
              <w:fldChar w:fldCharType="end"/>
            </w:r>
          </w:hyperlink>
        </w:p>
        <w:p w14:paraId="5FDD6C14" w14:textId="6FFBECEC" w:rsidR="00E37572" w:rsidRDefault="00E37572">
          <w:pPr>
            <w:pStyle w:val="TJ3"/>
            <w:tabs>
              <w:tab w:val="right" w:leader="dot" w:pos="9062"/>
            </w:tabs>
            <w:rPr>
              <w:rFonts w:eastAsiaTheme="minorEastAsia"/>
              <w:noProof/>
              <w:kern w:val="2"/>
              <w:sz w:val="24"/>
              <w:szCs w:val="24"/>
              <w:lang w:eastAsia="hu-HU"/>
              <w14:ligatures w14:val="standardContextual"/>
            </w:rPr>
          </w:pPr>
          <w:hyperlink w:anchor="_Toc228831318" w:history="1">
            <w:r w:rsidRPr="00017768">
              <w:rPr>
                <w:rStyle w:val="Hiperhivatkozs"/>
                <w:noProof/>
                <w:bdr w:val="none" w:sz="0" w:space="0" w:color="auto" w:frame="1"/>
              </w:rPr>
              <w:t>2.2.2</w:t>
            </w:r>
            <w:r>
              <w:rPr>
                <w:noProof/>
                <w:webHidden/>
              </w:rPr>
              <w:tab/>
            </w:r>
            <w:r>
              <w:rPr>
                <w:noProof/>
                <w:webHidden/>
              </w:rPr>
              <w:fldChar w:fldCharType="begin"/>
            </w:r>
            <w:r>
              <w:rPr>
                <w:noProof/>
                <w:webHidden/>
              </w:rPr>
              <w:instrText xml:space="preserve"> PAGEREF _Toc228831318 \h </w:instrText>
            </w:r>
            <w:r>
              <w:rPr>
                <w:noProof/>
                <w:webHidden/>
              </w:rPr>
            </w:r>
            <w:r>
              <w:rPr>
                <w:noProof/>
                <w:webHidden/>
              </w:rPr>
              <w:fldChar w:fldCharType="separate"/>
            </w:r>
            <w:r w:rsidR="00DA6CD7">
              <w:rPr>
                <w:noProof/>
                <w:webHidden/>
              </w:rPr>
              <w:t>2</w:t>
            </w:r>
            <w:r>
              <w:rPr>
                <w:noProof/>
                <w:webHidden/>
              </w:rPr>
              <w:fldChar w:fldCharType="end"/>
            </w:r>
          </w:hyperlink>
        </w:p>
        <w:p w14:paraId="4C882D4E" w14:textId="278D69FE"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19" w:history="1">
            <w:r w:rsidRPr="00017768">
              <w:rPr>
                <w:rStyle w:val="Hiperhivatkozs"/>
                <w:noProof/>
                <w:bdr w:val="none" w:sz="0" w:space="0" w:color="auto" w:frame="1"/>
              </w:rPr>
              <w:t>2.2.3</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Szoftverkörnyezet</w:t>
            </w:r>
            <w:r>
              <w:rPr>
                <w:noProof/>
                <w:webHidden/>
              </w:rPr>
              <w:tab/>
            </w:r>
            <w:r>
              <w:rPr>
                <w:noProof/>
                <w:webHidden/>
              </w:rPr>
              <w:fldChar w:fldCharType="begin"/>
            </w:r>
            <w:r>
              <w:rPr>
                <w:noProof/>
                <w:webHidden/>
              </w:rPr>
              <w:instrText xml:space="preserve"> PAGEREF _Toc228831319 \h </w:instrText>
            </w:r>
            <w:r>
              <w:rPr>
                <w:noProof/>
                <w:webHidden/>
              </w:rPr>
            </w:r>
            <w:r>
              <w:rPr>
                <w:noProof/>
                <w:webHidden/>
              </w:rPr>
              <w:fldChar w:fldCharType="separate"/>
            </w:r>
            <w:r w:rsidR="00DA6CD7">
              <w:rPr>
                <w:noProof/>
                <w:webHidden/>
              </w:rPr>
              <w:t>2</w:t>
            </w:r>
            <w:r>
              <w:rPr>
                <w:noProof/>
                <w:webHidden/>
              </w:rPr>
              <w:fldChar w:fldCharType="end"/>
            </w:r>
          </w:hyperlink>
        </w:p>
        <w:p w14:paraId="1F3EF4B6" w14:textId="54631987"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20" w:history="1">
            <w:r w:rsidRPr="00017768">
              <w:rPr>
                <w:rStyle w:val="Hiperhivatkozs"/>
                <w:noProof/>
              </w:rPr>
              <w:t>2.2.4</w:t>
            </w:r>
            <w:r>
              <w:rPr>
                <w:rFonts w:eastAsiaTheme="minorEastAsia"/>
                <w:noProof/>
                <w:kern w:val="2"/>
                <w:sz w:val="24"/>
                <w:szCs w:val="24"/>
                <w:lang w:eastAsia="hu-HU"/>
                <w14:ligatures w14:val="standardContextual"/>
              </w:rPr>
              <w:tab/>
            </w:r>
            <w:r w:rsidRPr="00017768">
              <w:rPr>
                <w:rStyle w:val="Hiperhivatkozs"/>
                <w:noProof/>
              </w:rPr>
              <w:t>A technológiai választás indoka</w:t>
            </w:r>
            <w:r>
              <w:rPr>
                <w:noProof/>
                <w:webHidden/>
              </w:rPr>
              <w:tab/>
            </w:r>
            <w:r>
              <w:rPr>
                <w:noProof/>
                <w:webHidden/>
              </w:rPr>
              <w:fldChar w:fldCharType="begin"/>
            </w:r>
            <w:r>
              <w:rPr>
                <w:noProof/>
                <w:webHidden/>
              </w:rPr>
              <w:instrText xml:space="preserve"> PAGEREF _Toc228831320 \h </w:instrText>
            </w:r>
            <w:r>
              <w:rPr>
                <w:noProof/>
                <w:webHidden/>
              </w:rPr>
            </w:r>
            <w:r>
              <w:rPr>
                <w:noProof/>
                <w:webHidden/>
              </w:rPr>
              <w:fldChar w:fldCharType="separate"/>
            </w:r>
            <w:r w:rsidR="00DA6CD7">
              <w:rPr>
                <w:noProof/>
                <w:webHidden/>
              </w:rPr>
              <w:t>3</w:t>
            </w:r>
            <w:r>
              <w:rPr>
                <w:noProof/>
                <w:webHidden/>
              </w:rPr>
              <w:fldChar w:fldCharType="end"/>
            </w:r>
          </w:hyperlink>
        </w:p>
        <w:p w14:paraId="4D3EA8C2" w14:textId="746572A1"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21" w:history="1">
            <w:r w:rsidRPr="00017768">
              <w:rPr>
                <w:rStyle w:val="Hiperhivatkozs"/>
                <w:rFonts w:eastAsia="Times New Roman"/>
                <w:noProof/>
                <w:lang w:eastAsia="hu-HU"/>
              </w:rPr>
              <w:t>2.3</w:t>
            </w:r>
            <w:r>
              <w:rPr>
                <w:rFonts w:eastAsiaTheme="minorEastAsia"/>
                <w:noProof/>
                <w:kern w:val="2"/>
                <w:sz w:val="24"/>
                <w:szCs w:val="24"/>
                <w:lang w:eastAsia="hu-HU"/>
                <w14:ligatures w14:val="standardContextual"/>
              </w:rPr>
              <w:tab/>
            </w:r>
            <w:r w:rsidRPr="00017768">
              <w:rPr>
                <w:rStyle w:val="Hiperhivatkozs"/>
                <w:rFonts w:eastAsia="Times New Roman"/>
                <w:noProof/>
                <w:lang w:eastAsia="hu-HU"/>
              </w:rPr>
              <w:t>Kialakított adatszerkezetek</w:t>
            </w:r>
            <w:r>
              <w:rPr>
                <w:noProof/>
                <w:webHidden/>
              </w:rPr>
              <w:tab/>
            </w:r>
            <w:r>
              <w:rPr>
                <w:noProof/>
                <w:webHidden/>
              </w:rPr>
              <w:fldChar w:fldCharType="begin"/>
            </w:r>
            <w:r>
              <w:rPr>
                <w:noProof/>
                <w:webHidden/>
              </w:rPr>
              <w:instrText xml:space="preserve"> PAGEREF _Toc228831321 \h </w:instrText>
            </w:r>
            <w:r>
              <w:rPr>
                <w:noProof/>
                <w:webHidden/>
              </w:rPr>
            </w:r>
            <w:r>
              <w:rPr>
                <w:noProof/>
                <w:webHidden/>
              </w:rPr>
              <w:fldChar w:fldCharType="separate"/>
            </w:r>
            <w:r w:rsidR="00DA6CD7">
              <w:rPr>
                <w:noProof/>
                <w:webHidden/>
              </w:rPr>
              <w:t>3</w:t>
            </w:r>
            <w:r>
              <w:rPr>
                <w:noProof/>
                <w:webHidden/>
              </w:rPr>
              <w:fldChar w:fldCharType="end"/>
            </w:r>
          </w:hyperlink>
        </w:p>
        <w:p w14:paraId="77DCEE9E" w14:textId="4F18125C"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22" w:history="1">
            <w:r w:rsidRPr="00017768">
              <w:rPr>
                <w:rStyle w:val="Hiperhivatkozs"/>
                <w:noProof/>
                <w:lang w:eastAsia="hu-HU"/>
              </w:rPr>
              <w:t>2.3.1</w:t>
            </w:r>
            <w:r>
              <w:rPr>
                <w:rFonts w:eastAsiaTheme="minorEastAsia"/>
                <w:noProof/>
                <w:kern w:val="2"/>
                <w:sz w:val="24"/>
                <w:szCs w:val="24"/>
                <w:lang w:eastAsia="hu-HU"/>
                <w14:ligatures w14:val="standardContextual"/>
              </w:rPr>
              <w:tab/>
            </w:r>
            <w:r w:rsidRPr="00017768">
              <w:rPr>
                <w:rStyle w:val="Hiperhivatkozs"/>
                <w:noProof/>
                <w:lang w:eastAsia="hu-HU"/>
              </w:rPr>
              <w:t>Adatbázis-séma áttekintése</w:t>
            </w:r>
            <w:r>
              <w:rPr>
                <w:noProof/>
                <w:webHidden/>
              </w:rPr>
              <w:tab/>
            </w:r>
            <w:r>
              <w:rPr>
                <w:noProof/>
                <w:webHidden/>
              </w:rPr>
              <w:fldChar w:fldCharType="begin"/>
            </w:r>
            <w:r>
              <w:rPr>
                <w:noProof/>
                <w:webHidden/>
              </w:rPr>
              <w:instrText xml:space="preserve"> PAGEREF _Toc228831322 \h </w:instrText>
            </w:r>
            <w:r>
              <w:rPr>
                <w:noProof/>
                <w:webHidden/>
              </w:rPr>
            </w:r>
            <w:r>
              <w:rPr>
                <w:noProof/>
                <w:webHidden/>
              </w:rPr>
              <w:fldChar w:fldCharType="separate"/>
            </w:r>
            <w:r w:rsidR="00DA6CD7">
              <w:rPr>
                <w:noProof/>
                <w:webHidden/>
              </w:rPr>
              <w:t>3</w:t>
            </w:r>
            <w:r>
              <w:rPr>
                <w:noProof/>
                <w:webHidden/>
              </w:rPr>
              <w:fldChar w:fldCharType="end"/>
            </w:r>
          </w:hyperlink>
        </w:p>
        <w:p w14:paraId="71BB22EC" w14:textId="37429CB3"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23" w:history="1">
            <w:r w:rsidRPr="00017768">
              <w:rPr>
                <w:rStyle w:val="Hiperhivatkozs"/>
                <w:noProof/>
                <w:bdr w:val="none" w:sz="0" w:space="0" w:color="auto" w:frame="1"/>
              </w:rPr>
              <w:t>2.3.2</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Felhasználói és jogosultsági adatok</w:t>
            </w:r>
            <w:r>
              <w:rPr>
                <w:noProof/>
                <w:webHidden/>
              </w:rPr>
              <w:tab/>
            </w:r>
            <w:r>
              <w:rPr>
                <w:noProof/>
                <w:webHidden/>
              </w:rPr>
              <w:fldChar w:fldCharType="begin"/>
            </w:r>
            <w:r>
              <w:rPr>
                <w:noProof/>
                <w:webHidden/>
              </w:rPr>
              <w:instrText xml:space="preserve"> PAGEREF _Toc228831323 \h </w:instrText>
            </w:r>
            <w:r>
              <w:rPr>
                <w:noProof/>
                <w:webHidden/>
              </w:rPr>
            </w:r>
            <w:r>
              <w:rPr>
                <w:noProof/>
                <w:webHidden/>
              </w:rPr>
              <w:fldChar w:fldCharType="separate"/>
            </w:r>
            <w:r w:rsidR="00DA6CD7">
              <w:rPr>
                <w:noProof/>
                <w:webHidden/>
              </w:rPr>
              <w:t>4</w:t>
            </w:r>
            <w:r>
              <w:rPr>
                <w:noProof/>
                <w:webHidden/>
              </w:rPr>
              <w:fldChar w:fldCharType="end"/>
            </w:r>
          </w:hyperlink>
        </w:p>
        <w:p w14:paraId="3337BDEF" w14:textId="4F675C07"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24" w:history="1">
            <w:r w:rsidRPr="00017768">
              <w:rPr>
                <w:rStyle w:val="Hiperhivatkozs"/>
                <w:noProof/>
              </w:rPr>
              <w:t>2.3.3</w:t>
            </w:r>
            <w:r>
              <w:rPr>
                <w:rFonts w:eastAsiaTheme="minorEastAsia"/>
                <w:noProof/>
                <w:kern w:val="2"/>
                <w:sz w:val="24"/>
                <w:szCs w:val="24"/>
                <w:lang w:eastAsia="hu-HU"/>
                <w14:ligatures w14:val="standardContextual"/>
              </w:rPr>
              <w:tab/>
            </w:r>
            <w:r w:rsidRPr="00017768">
              <w:rPr>
                <w:rStyle w:val="Hiperhivatkozs"/>
                <w:noProof/>
              </w:rPr>
              <w:t>Játéktérkép és képi erőforrások</w:t>
            </w:r>
            <w:r>
              <w:rPr>
                <w:noProof/>
                <w:webHidden/>
              </w:rPr>
              <w:tab/>
            </w:r>
            <w:r>
              <w:rPr>
                <w:noProof/>
                <w:webHidden/>
              </w:rPr>
              <w:fldChar w:fldCharType="begin"/>
            </w:r>
            <w:r>
              <w:rPr>
                <w:noProof/>
                <w:webHidden/>
              </w:rPr>
              <w:instrText xml:space="preserve"> PAGEREF _Toc228831324 \h </w:instrText>
            </w:r>
            <w:r>
              <w:rPr>
                <w:noProof/>
                <w:webHidden/>
              </w:rPr>
            </w:r>
            <w:r>
              <w:rPr>
                <w:noProof/>
                <w:webHidden/>
              </w:rPr>
              <w:fldChar w:fldCharType="separate"/>
            </w:r>
            <w:r w:rsidR="00DA6CD7">
              <w:rPr>
                <w:noProof/>
                <w:webHidden/>
              </w:rPr>
              <w:t>5</w:t>
            </w:r>
            <w:r>
              <w:rPr>
                <w:noProof/>
                <w:webHidden/>
              </w:rPr>
              <w:fldChar w:fldCharType="end"/>
            </w:r>
          </w:hyperlink>
        </w:p>
        <w:p w14:paraId="7C7E3996" w14:textId="4C873271"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25" w:history="1">
            <w:r w:rsidRPr="00017768">
              <w:rPr>
                <w:rStyle w:val="Hiperhivatkozs"/>
                <w:noProof/>
                <w:bdr w:val="none" w:sz="0" w:space="0" w:color="auto" w:frame="1"/>
              </w:rPr>
              <w:t>2.3.4</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Pontok és kapcsolatok</w:t>
            </w:r>
            <w:r>
              <w:rPr>
                <w:noProof/>
                <w:webHidden/>
              </w:rPr>
              <w:tab/>
            </w:r>
            <w:r>
              <w:rPr>
                <w:noProof/>
                <w:webHidden/>
              </w:rPr>
              <w:fldChar w:fldCharType="begin"/>
            </w:r>
            <w:r>
              <w:rPr>
                <w:noProof/>
                <w:webHidden/>
              </w:rPr>
              <w:instrText xml:space="preserve"> PAGEREF _Toc228831325 \h </w:instrText>
            </w:r>
            <w:r>
              <w:rPr>
                <w:noProof/>
                <w:webHidden/>
              </w:rPr>
            </w:r>
            <w:r>
              <w:rPr>
                <w:noProof/>
                <w:webHidden/>
              </w:rPr>
              <w:fldChar w:fldCharType="separate"/>
            </w:r>
            <w:r w:rsidR="00DA6CD7">
              <w:rPr>
                <w:noProof/>
                <w:webHidden/>
              </w:rPr>
              <w:t>5</w:t>
            </w:r>
            <w:r>
              <w:rPr>
                <w:noProof/>
                <w:webHidden/>
              </w:rPr>
              <w:fldChar w:fldCharType="end"/>
            </w:r>
          </w:hyperlink>
        </w:p>
        <w:p w14:paraId="11741F70" w14:textId="16D78E73"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26" w:history="1">
            <w:r w:rsidRPr="00017768">
              <w:rPr>
                <w:rStyle w:val="Hiperhivatkozs"/>
                <w:noProof/>
                <w:bdr w:val="none" w:sz="0" w:space="0" w:color="auto" w:frame="1"/>
              </w:rPr>
              <w:t>2.3.5</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Játékmeneti állapot</w:t>
            </w:r>
            <w:r>
              <w:rPr>
                <w:noProof/>
                <w:webHidden/>
              </w:rPr>
              <w:tab/>
            </w:r>
            <w:r>
              <w:rPr>
                <w:noProof/>
                <w:webHidden/>
              </w:rPr>
              <w:fldChar w:fldCharType="begin"/>
            </w:r>
            <w:r>
              <w:rPr>
                <w:noProof/>
                <w:webHidden/>
              </w:rPr>
              <w:instrText xml:space="preserve"> PAGEREF _Toc228831326 \h </w:instrText>
            </w:r>
            <w:r>
              <w:rPr>
                <w:noProof/>
                <w:webHidden/>
              </w:rPr>
            </w:r>
            <w:r>
              <w:rPr>
                <w:noProof/>
                <w:webHidden/>
              </w:rPr>
              <w:fldChar w:fldCharType="separate"/>
            </w:r>
            <w:r w:rsidR="00DA6CD7">
              <w:rPr>
                <w:noProof/>
                <w:webHidden/>
              </w:rPr>
              <w:t>6</w:t>
            </w:r>
            <w:r>
              <w:rPr>
                <w:noProof/>
                <w:webHidden/>
              </w:rPr>
              <w:fldChar w:fldCharType="end"/>
            </w:r>
          </w:hyperlink>
        </w:p>
        <w:p w14:paraId="2EE6CD8D" w14:textId="6B905FC4"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27" w:history="1">
            <w:r w:rsidRPr="00017768">
              <w:rPr>
                <w:rStyle w:val="Hiperhivatkozs"/>
                <w:noProof/>
                <w:bdr w:val="none" w:sz="0" w:space="0" w:color="auto" w:frame="1"/>
              </w:rPr>
              <w:t>2.3.6</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Kiegészítő adatszerkezetek</w:t>
            </w:r>
            <w:r>
              <w:rPr>
                <w:noProof/>
                <w:webHidden/>
              </w:rPr>
              <w:tab/>
            </w:r>
            <w:r>
              <w:rPr>
                <w:noProof/>
                <w:webHidden/>
              </w:rPr>
              <w:fldChar w:fldCharType="begin"/>
            </w:r>
            <w:r>
              <w:rPr>
                <w:noProof/>
                <w:webHidden/>
              </w:rPr>
              <w:instrText xml:space="preserve"> PAGEREF _Toc228831327 \h </w:instrText>
            </w:r>
            <w:r>
              <w:rPr>
                <w:noProof/>
                <w:webHidden/>
              </w:rPr>
            </w:r>
            <w:r>
              <w:rPr>
                <w:noProof/>
                <w:webHidden/>
              </w:rPr>
              <w:fldChar w:fldCharType="separate"/>
            </w:r>
            <w:r w:rsidR="00DA6CD7">
              <w:rPr>
                <w:noProof/>
                <w:webHidden/>
              </w:rPr>
              <w:t>6</w:t>
            </w:r>
            <w:r>
              <w:rPr>
                <w:noProof/>
                <w:webHidden/>
              </w:rPr>
              <w:fldChar w:fldCharType="end"/>
            </w:r>
          </w:hyperlink>
        </w:p>
        <w:p w14:paraId="67686719" w14:textId="2C8EDEC2"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28" w:history="1">
            <w:r w:rsidRPr="00017768">
              <w:rPr>
                <w:rStyle w:val="Hiperhivatkozs"/>
                <w:noProof/>
                <w:bdr w:val="none" w:sz="0" w:space="0" w:color="auto" w:frame="1"/>
              </w:rPr>
              <w:t>2.3.7</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A C++ WebAssembly motor belső adatszerkezetei</w:t>
            </w:r>
            <w:r>
              <w:rPr>
                <w:noProof/>
                <w:webHidden/>
              </w:rPr>
              <w:tab/>
            </w:r>
            <w:r>
              <w:rPr>
                <w:noProof/>
                <w:webHidden/>
              </w:rPr>
              <w:fldChar w:fldCharType="begin"/>
            </w:r>
            <w:r>
              <w:rPr>
                <w:noProof/>
                <w:webHidden/>
              </w:rPr>
              <w:instrText xml:space="preserve"> PAGEREF _Toc228831328 \h </w:instrText>
            </w:r>
            <w:r>
              <w:rPr>
                <w:noProof/>
                <w:webHidden/>
              </w:rPr>
            </w:r>
            <w:r>
              <w:rPr>
                <w:noProof/>
                <w:webHidden/>
              </w:rPr>
              <w:fldChar w:fldCharType="separate"/>
            </w:r>
            <w:r w:rsidR="00DA6CD7">
              <w:rPr>
                <w:noProof/>
                <w:webHidden/>
              </w:rPr>
              <w:t>6</w:t>
            </w:r>
            <w:r>
              <w:rPr>
                <w:noProof/>
                <w:webHidden/>
              </w:rPr>
              <w:fldChar w:fldCharType="end"/>
            </w:r>
          </w:hyperlink>
        </w:p>
        <w:p w14:paraId="2B4811DC" w14:textId="474083B2"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29" w:history="1">
            <w:r w:rsidRPr="00017768">
              <w:rPr>
                <w:rStyle w:val="Hiperhivatkozs"/>
                <w:noProof/>
                <w:bdr w:val="none" w:sz="0" w:space="0" w:color="auto" w:frame="1"/>
              </w:rPr>
              <w:t>2.4</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Rendszerarchitektúra</w:t>
            </w:r>
            <w:r>
              <w:rPr>
                <w:noProof/>
                <w:webHidden/>
              </w:rPr>
              <w:tab/>
            </w:r>
            <w:r>
              <w:rPr>
                <w:noProof/>
                <w:webHidden/>
              </w:rPr>
              <w:fldChar w:fldCharType="begin"/>
            </w:r>
            <w:r>
              <w:rPr>
                <w:noProof/>
                <w:webHidden/>
              </w:rPr>
              <w:instrText xml:space="preserve"> PAGEREF _Toc228831329 \h </w:instrText>
            </w:r>
            <w:r>
              <w:rPr>
                <w:noProof/>
                <w:webHidden/>
              </w:rPr>
            </w:r>
            <w:r>
              <w:rPr>
                <w:noProof/>
                <w:webHidden/>
              </w:rPr>
              <w:fldChar w:fldCharType="separate"/>
            </w:r>
            <w:r w:rsidR="00DA6CD7">
              <w:rPr>
                <w:noProof/>
                <w:webHidden/>
              </w:rPr>
              <w:t>8</w:t>
            </w:r>
            <w:r>
              <w:rPr>
                <w:noProof/>
                <w:webHidden/>
              </w:rPr>
              <w:fldChar w:fldCharType="end"/>
            </w:r>
          </w:hyperlink>
        </w:p>
        <w:p w14:paraId="06E1EE5B" w14:textId="27F9C3AA"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30" w:history="1">
            <w:r w:rsidRPr="00017768">
              <w:rPr>
                <w:rStyle w:val="Hiperhivatkozs"/>
                <w:noProof/>
              </w:rPr>
              <w:t>2.5</w:t>
            </w:r>
            <w:r>
              <w:rPr>
                <w:rFonts w:eastAsiaTheme="minorEastAsia"/>
                <w:noProof/>
                <w:kern w:val="2"/>
                <w:sz w:val="24"/>
                <w:szCs w:val="24"/>
                <w:lang w:eastAsia="hu-HU"/>
                <w14:ligatures w14:val="standardContextual"/>
              </w:rPr>
              <w:tab/>
            </w:r>
            <w:r w:rsidRPr="00017768">
              <w:rPr>
                <w:rStyle w:val="Hiperhivatkozs"/>
                <w:noProof/>
              </w:rPr>
              <w:t>A backend részletes bemutatása</w:t>
            </w:r>
            <w:r>
              <w:rPr>
                <w:noProof/>
                <w:webHidden/>
              </w:rPr>
              <w:tab/>
            </w:r>
            <w:r>
              <w:rPr>
                <w:noProof/>
                <w:webHidden/>
              </w:rPr>
              <w:fldChar w:fldCharType="begin"/>
            </w:r>
            <w:r>
              <w:rPr>
                <w:noProof/>
                <w:webHidden/>
              </w:rPr>
              <w:instrText xml:space="preserve"> PAGEREF _Toc228831330 \h </w:instrText>
            </w:r>
            <w:r>
              <w:rPr>
                <w:noProof/>
                <w:webHidden/>
              </w:rPr>
            </w:r>
            <w:r>
              <w:rPr>
                <w:noProof/>
                <w:webHidden/>
              </w:rPr>
              <w:fldChar w:fldCharType="separate"/>
            </w:r>
            <w:r w:rsidR="00DA6CD7">
              <w:rPr>
                <w:noProof/>
                <w:webHidden/>
              </w:rPr>
              <w:t>8</w:t>
            </w:r>
            <w:r>
              <w:rPr>
                <w:noProof/>
                <w:webHidden/>
              </w:rPr>
              <w:fldChar w:fldCharType="end"/>
            </w:r>
          </w:hyperlink>
        </w:p>
        <w:p w14:paraId="2481CCD6" w14:textId="68EF753E"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31" w:history="1">
            <w:r w:rsidRPr="00017768">
              <w:rPr>
                <w:rStyle w:val="Hiperhivatkozs"/>
                <w:noProof/>
              </w:rPr>
              <w:t>2.5.1</w:t>
            </w:r>
            <w:r>
              <w:rPr>
                <w:rFonts w:eastAsiaTheme="minorEastAsia"/>
                <w:noProof/>
                <w:kern w:val="2"/>
                <w:sz w:val="24"/>
                <w:szCs w:val="24"/>
                <w:lang w:eastAsia="hu-HU"/>
                <w14:ligatures w14:val="standardContextual"/>
              </w:rPr>
              <w:tab/>
            </w:r>
            <w:r w:rsidRPr="00017768">
              <w:rPr>
                <w:rStyle w:val="Hiperhivatkozs"/>
                <w:noProof/>
              </w:rPr>
              <w:t>Projektstruktúra</w:t>
            </w:r>
            <w:r>
              <w:rPr>
                <w:noProof/>
                <w:webHidden/>
              </w:rPr>
              <w:tab/>
            </w:r>
            <w:r>
              <w:rPr>
                <w:noProof/>
                <w:webHidden/>
              </w:rPr>
              <w:fldChar w:fldCharType="begin"/>
            </w:r>
            <w:r>
              <w:rPr>
                <w:noProof/>
                <w:webHidden/>
              </w:rPr>
              <w:instrText xml:space="preserve"> PAGEREF _Toc228831331 \h </w:instrText>
            </w:r>
            <w:r>
              <w:rPr>
                <w:noProof/>
                <w:webHidden/>
              </w:rPr>
            </w:r>
            <w:r>
              <w:rPr>
                <w:noProof/>
                <w:webHidden/>
              </w:rPr>
              <w:fldChar w:fldCharType="separate"/>
            </w:r>
            <w:r w:rsidR="00DA6CD7">
              <w:rPr>
                <w:noProof/>
                <w:webHidden/>
              </w:rPr>
              <w:t>8</w:t>
            </w:r>
            <w:r>
              <w:rPr>
                <w:noProof/>
                <w:webHidden/>
              </w:rPr>
              <w:fldChar w:fldCharType="end"/>
            </w:r>
          </w:hyperlink>
        </w:p>
        <w:p w14:paraId="229BF4ED" w14:textId="34DEA714"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32" w:history="1">
            <w:r w:rsidRPr="00017768">
              <w:rPr>
                <w:rStyle w:val="Hiperhivatkozs"/>
                <w:rFonts w:eastAsia="Times New Roman"/>
                <w:noProof/>
                <w:lang w:val="en-GB" w:eastAsia="en-GB"/>
              </w:rPr>
              <w:t>2.5.2</w:t>
            </w:r>
            <w:r>
              <w:rPr>
                <w:rFonts w:eastAsiaTheme="minorEastAsia"/>
                <w:noProof/>
                <w:kern w:val="2"/>
                <w:sz w:val="24"/>
                <w:szCs w:val="24"/>
                <w:lang w:eastAsia="hu-HU"/>
                <w14:ligatures w14:val="standardContextual"/>
              </w:rPr>
              <w:tab/>
            </w:r>
            <w:r w:rsidRPr="00017768">
              <w:rPr>
                <w:rStyle w:val="Hiperhivatkozs"/>
                <w:rFonts w:eastAsia="Times New Roman"/>
                <w:noProof/>
                <w:lang w:val="en-GB" w:eastAsia="en-GB"/>
              </w:rPr>
              <w:t>REST API végpontok</w:t>
            </w:r>
            <w:r>
              <w:rPr>
                <w:noProof/>
                <w:webHidden/>
              </w:rPr>
              <w:tab/>
            </w:r>
            <w:r>
              <w:rPr>
                <w:noProof/>
                <w:webHidden/>
              </w:rPr>
              <w:fldChar w:fldCharType="begin"/>
            </w:r>
            <w:r>
              <w:rPr>
                <w:noProof/>
                <w:webHidden/>
              </w:rPr>
              <w:instrText xml:space="preserve"> PAGEREF _Toc228831332 \h </w:instrText>
            </w:r>
            <w:r>
              <w:rPr>
                <w:noProof/>
                <w:webHidden/>
              </w:rPr>
            </w:r>
            <w:r>
              <w:rPr>
                <w:noProof/>
                <w:webHidden/>
              </w:rPr>
              <w:fldChar w:fldCharType="separate"/>
            </w:r>
            <w:r w:rsidR="00DA6CD7">
              <w:rPr>
                <w:noProof/>
                <w:webHidden/>
              </w:rPr>
              <w:t>9</w:t>
            </w:r>
            <w:r>
              <w:rPr>
                <w:noProof/>
                <w:webHidden/>
              </w:rPr>
              <w:fldChar w:fldCharType="end"/>
            </w:r>
          </w:hyperlink>
        </w:p>
        <w:p w14:paraId="540FF101" w14:textId="4478B043"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33" w:history="1">
            <w:r w:rsidRPr="00017768">
              <w:rPr>
                <w:rStyle w:val="Hiperhivatkozs"/>
                <w:noProof/>
              </w:rPr>
              <w:t>2.5.3</w:t>
            </w:r>
            <w:r>
              <w:rPr>
                <w:rFonts w:eastAsiaTheme="minorEastAsia"/>
                <w:noProof/>
                <w:kern w:val="2"/>
                <w:sz w:val="24"/>
                <w:szCs w:val="24"/>
                <w:lang w:eastAsia="hu-HU"/>
                <w14:ligatures w14:val="standardContextual"/>
              </w:rPr>
              <w:tab/>
            </w:r>
            <w:r w:rsidRPr="00017768">
              <w:rPr>
                <w:rStyle w:val="Hiperhivatkozs"/>
                <w:noProof/>
              </w:rPr>
              <w:t>Hitelesítés és munkamenet kezelés</w:t>
            </w:r>
            <w:r>
              <w:rPr>
                <w:noProof/>
                <w:webHidden/>
              </w:rPr>
              <w:tab/>
            </w:r>
            <w:r>
              <w:rPr>
                <w:noProof/>
                <w:webHidden/>
              </w:rPr>
              <w:fldChar w:fldCharType="begin"/>
            </w:r>
            <w:r>
              <w:rPr>
                <w:noProof/>
                <w:webHidden/>
              </w:rPr>
              <w:instrText xml:space="preserve"> PAGEREF _Toc228831333 \h </w:instrText>
            </w:r>
            <w:r>
              <w:rPr>
                <w:noProof/>
                <w:webHidden/>
              </w:rPr>
            </w:r>
            <w:r>
              <w:rPr>
                <w:noProof/>
                <w:webHidden/>
              </w:rPr>
              <w:fldChar w:fldCharType="separate"/>
            </w:r>
            <w:r w:rsidR="00DA6CD7">
              <w:rPr>
                <w:noProof/>
                <w:webHidden/>
              </w:rPr>
              <w:t>12</w:t>
            </w:r>
            <w:r>
              <w:rPr>
                <w:noProof/>
                <w:webHidden/>
              </w:rPr>
              <w:fldChar w:fldCharType="end"/>
            </w:r>
          </w:hyperlink>
        </w:p>
        <w:p w14:paraId="029D8317" w14:textId="025F57E0"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34" w:history="1">
            <w:r w:rsidRPr="00017768">
              <w:rPr>
                <w:rStyle w:val="Hiperhivatkozs"/>
                <w:noProof/>
              </w:rPr>
              <w:t>2.5.4</w:t>
            </w:r>
            <w:r>
              <w:rPr>
                <w:rFonts w:eastAsiaTheme="minorEastAsia"/>
                <w:noProof/>
                <w:kern w:val="2"/>
                <w:sz w:val="24"/>
                <w:szCs w:val="24"/>
                <w:lang w:eastAsia="hu-HU"/>
                <w14:ligatures w14:val="standardContextual"/>
              </w:rPr>
              <w:tab/>
            </w:r>
            <w:r w:rsidRPr="00017768">
              <w:rPr>
                <w:rStyle w:val="Hiperhivatkozs"/>
                <w:noProof/>
              </w:rPr>
              <w:t>Képfeldolgozás</w:t>
            </w:r>
            <w:r>
              <w:rPr>
                <w:noProof/>
                <w:webHidden/>
              </w:rPr>
              <w:tab/>
            </w:r>
            <w:r>
              <w:rPr>
                <w:noProof/>
                <w:webHidden/>
              </w:rPr>
              <w:fldChar w:fldCharType="begin"/>
            </w:r>
            <w:r>
              <w:rPr>
                <w:noProof/>
                <w:webHidden/>
              </w:rPr>
              <w:instrText xml:space="preserve"> PAGEREF _Toc228831334 \h </w:instrText>
            </w:r>
            <w:r>
              <w:rPr>
                <w:noProof/>
                <w:webHidden/>
              </w:rPr>
            </w:r>
            <w:r>
              <w:rPr>
                <w:noProof/>
                <w:webHidden/>
              </w:rPr>
              <w:fldChar w:fldCharType="separate"/>
            </w:r>
            <w:r w:rsidR="00DA6CD7">
              <w:rPr>
                <w:noProof/>
                <w:webHidden/>
              </w:rPr>
              <w:t>12</w:t>
            </w:r>
            <w:r>
              <w:rPr>
                <w:noProof/>
                <w:webHidden/>
              </w:rPr>
              <w:fldChar w:fldCharType="end"/>
            </w:r>
          </w:hyperlink>
        </w:p>
        <w:p w14:paraId="6FBAC705" w14:textId="7F2DE244"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35" w:history="1">
            <w:r w:rsidRPr="00017768">
              <w:rPr>
                <w:rStyle w:val="Hiperhivatkozs"/>
                <w:noProof/>
              </w:rPr>
              <w:t>2.6</w:t>
            </w:r>
            <w:r>
              <w:rPr>
                <w:rFonts w:eastAsiaTheme="minorEastAsia"/>
                <w:noProof/>
                <w:kern w:val="2"/>
                <w:sz w:val="24"/>
                <w:szCs w:val="24"/>
                <w:lang w:eastAsia="hu-HU"/>
                <w14:ligatures w14:val="standardContextual"/>
              </w:rPr>
              <w:tab/>
            </w:r>
            <w:r w:rsidRPr="00017768">
              <w:rPr>
                <w:rStyle w:val="Hiperhivatkozs"/>
                <w:noProof/>
              </w:rPr>
              <w:t>A frontend bemutatása</w:t>
            </w:r>
            <w:r>
              <w:rPr>
                <w:noProof/>
                <w:webHidden/>
              </w:rPr>
              <w:tab/>
            </w:r>
            <w:r>
              <w:rPr>
                <w:noProof/>
                <w:webHidden/>
              </w:rPr>
              <w:fldChar w:fldCharType="begin"/>
            </w:r>
            <w:r>
              <w:rPr>
                <w:noProof/>
                <w:webHidden/>
              </w:rPr>
              <w:instrText xml:space="preserve"> PAGEREF _Toc228831335 \h </w:instrText>
            </w:r>
            <w:r>
              <w:rPr>
                <w:noProof/>
                <w:webHidden/>
              </w:rPr>
            </w:r>
            <w:r>
              <w:rPr>
                <w:noProof/>
                <w:webHidden/>
              </w:rPr>
              <w:fldChar w:fldCharType="separate"/>
            </w:r>
            <w:r w:rsidR="00DA6CD7">
              <w:rPr>
                <w:noProof/>
                <w:webHidden/>
              </w:rPr>
              <w:t>12</w:t>
            </w:r>
            <w:r>
              <w:rPr>
                <w:noProof/>
                <w:webHidden/>
              </w:rPr>
              <w:fldChar w:fldCharType="end"/>
            </w:r>
          </w:hyperlink>
        </w:p>
        <w:p w14:paraId="6B71F776" w14:textId="3D8B0D5F"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36" w:history="1">
            <w:r w:rsidRPr="00017768">
              <w:rPr>
                <w:rStyle w:val="Hiperhivatkozs"/>
                <w:noProof/>
                <w:bdr w:val="none" w:sz="0" w:space="0" w:color="auto" w:frame="1"/>
              </w:rPr>
              <w:t>2.7</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WebAssembly Engine</w:t>
            </w:r>
            <w:r>
              <w:rPr>
                <w:noProof/>
                <w:webHidden/>
              </w:rPr>
              <w:tab/>
            </w:r>
            <w:r>
              <w:rPr>
                <w:noProof/>
                <w:webHidden/>
              </w:rPr>
              <w:fldChar w:fldCharType="begin"/>
            </w:r>
            <w:r>
              <w:rPr>
                <w:noProof/>
                <w:webHidden/>
              </w:rPr>
              <w:instrText xml:space="preserve"> PAGEREF _Toc228831336 \h </w:instrText>
            </w:r>
            <w:r>
              <w:rPr>
                <w:noProof/>
                <w:webHidden/>
              </w:rPr>
            </w:r>
            <w:r>
              <w:rPr>
                <w:noProof/>
                <w:webHidden/>
              </w:rPr>
              <w:fldChar w:fldCharType="separate"/>
            </w:r>
            <w:r w:rsidR="00DA6CD7">
              <w:rPr>
                <w:noProof/>
                <w:webHidden/>
              </w:rPr>
              <w:t>16</w:t>
            </w:r>
            <w:r>
              <w:rPr>
                <w:noProof/>
                <w:webHidden/>
              </w:rPr>
              <w:fldChar w:fldCharType="end"/>
            </w:r>
          </w:hyperlink>
        </w:p>
        <w:p w14:paraId="0E2F6953" w14:textId="23BCC6BF"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37" w:history="1">
            <w:r w:rsidRPr="00017768">
              <w:rPr>
                <w:rStyle w:val="Hiperhivatkozs"/>
                <w:noProof/>
              </w:rPr>
              <w:t>2.7.1</w:t>
            </w:r>
            <w:r>
              <w:rPr>
                <w:rFonts w:eastAsiaTheme="minorEastAsia"/>
                <w:noProof/>
                <w:kern w:val="2"/>
                <w:sz w:val="24"/>
                <w:szCs w:val="24"/>
                <w:lang w:eastAsia="hu-HU"/>
                <w14:ligatures w14:val="standardContextual"/>
              </w:rPr>
              <w:tab/>
            </w:r>
            <w:r w:rsidRPr="00017768">
              <w:rPr>
                <w:rStyle w:val="Hiperhivatkozs"/>
                <w:noProof/>
              </w:rPr>
              <w:t>Az Engine felépítése</w:t>
            </w:r>
            <w:r>
              <w:rPr>
                <w:noProof/>
                <w:webHidden/>
              </w:rPr>
              <w:tab/>
            </w:r>
            <w:r>
              <w:rPr>
                <w:noProof/>
                <w:webHidden/>
              </w:rPr>
              <w:fldChar w:fldCharType="begin"/>
            </w:r>
            <w:r>
              <w:rPr>
                <w:noProof/>
                <w:webHidden/>
              </w:rPr>
              <w:instrText xml:space="preserve"> PAGEREF _Toc228831337 \h </w:instrText>
            </w:r>
            <w:r>
              <w:rPr>
                <w:noProof/>
                <w:webHidden/>
              </w:rPr>
            </w:r>
            <w:r>
              <w:rPr>
                <w:noProof/>
                <w:webHidden/>
              </w:rPr>
              <w:fldChar w:fldCharType="separate"/>
            </w:r>
            <w:r w:rsidR="00DA6CD7">
              <w:rPr>
                <w:noProof/>
                <w:webHidden/>
              </w:rPr>
              <w:t>16</w:t>
            </w:r>
            <w:r>
              <w:rPr>
                <w:noProof/>
                <w:webHidden/>
              </w:rPr>
              <w:fldChar w:fldCharType="end"/>
            </w:r>
          </w:hyperlink>
        </w:p>
        <w:p w14:paraId="4BE84794" w14:textId="42F30DC2"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38" w:history="1">
            <w:r w:rsidRPr="00017768">
              <w:rPr>
                <w:rStyle w:val="Hiperhivatkozs"/>
                <w:noProof/>
              </w:rPr>
              <w:t>2.7.2</w:t>
            </w:r>
            <w:r>
              <w:rPr>
                <w:rFonts w:eastAsiaTheme="minorEastAsia"/>
                <w:noProof/>
                <w:kern w:val="2"/>
                <w:sz w:val="24"/>
                <w:szCs w:val="24"/>
                <w:lang w:eastAsia="hu-HU"/>
                <w14:ligatures w14:val="standardContextual"/>
              </w:rPr>
              <w:tab/>
            </w:r>
            <w:r w:rsidRPr="00017768">
              <w:rPr>
                <w:rStyle w:val="Hiperhivatkozs"/>
                <w:noProof/>
              </w:rPr>
              <w:t>A motor feladatai</w:t>
            </w:r>
            <w:r>
              <w:rPr>
                <w:noProof/>
                <w:webHidden/>
              </w:rPr>
              <w:tab/>
            </w:r>
            <w:r>
              <w:rPr>
                <w:noProof/>
                <w:webHidden/>
              </w:rPr>
              <w:fldChar w:fldCharType="begin"/>
            </w:r>
            <w:r>
              <w:rPr>
                <w:noProof/>
                <w:webHidden/>
              </w:rPr>
              <w:instrText xml:space="preserve"> PAGEREF _Toc228831338 \h </w:instrText>
            </w:r>
            <w:r>
              <w:rPr>
                <w:noProof/>
                <w:webHidden/>
              </w:rPr>
            </w:r>
            <w:r>
              <w:rPr>
                <w:noProof/>
                <w:webHidden/>
              </w:rPr>
              <w:fldChar w:fldCharType="separate"/>
            </w:r>
            <w:r w:rsidR="00DA6CD7">
              <w:rPr>
                <w:noProof/>
                <w:webHidden/>
              </w:rPr>
              <w:t>16</w:t>
            </w:r>
            <w:r>
              <w:rPr>
                <w:noProof/>
                <w:webHidden/>
              </w:rPr>
              <w:fldChar w:fldCharType="end"/>
            </w:r>
          </w:hyperlink>
        </w:p>
        <w:p w14:paraId="290EDBF9" w14:textId="67B87B5D"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39" w:history="1">
            <w:r w:rsidRPr="00017768">
              <w:rPr>
                <w:rStyle w:val="Hiperhivatkozs"/>
                <w:noProof/>
                <w:bdr w:val="none" w:sz="0" w:space="0" w:color="auto" w:frame="1"/>
              </w:rPr>
              <w:t>2.8</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A program tipikus algoritmusai</w:t>
            </w:r>
            <w:r>
              <w:rPr>
                <w:noProof/>
                <w:webHidden/>
              </w:rPr>
              <w:tab/>
            </w:r>
            <w:r>
              <w:rPr>
                <w:noProof/>
                <w:webHidden/>
              </w:rPr>
              <w:fldChar w:fldCharType="begin"/>
            </w:r>
            <w:r>
              <w:rPr>
                <w:noProof/>
                <w:webHidden/>
              </w:rPr>
              <w:instrText xml:space="preserve"> PAGEREF _Toc228831339 \h </w:instrText>
            </w:r>
            <w:r>
              <w:rPr>
                <w:noProof/>
                <w:webHidden/>
              </w:rPr>
            </w:r>
            <w:r>
              <w:rPr>
                <w:noProof/>
                <w:webHidden/>
              </w:rPr>
              <w:fldChar w:fldCharType="separate"/>
            </w:r>
            <w:r w:rsidR="00DA6CD7">
              <w:rPr>
                <w:noProof/>
                <w:webHidden/>
              </w:rPr>
              <w:t>16</w:t>
            </w:r>
            <w:r>
              <w:rPr>
                <w:noProof/>
                <w:webHidden/>
              </w:rPr>
              <w:fldChar w:fldCharType="end"/>
            </w:r>
          </w:hyperlink>
        </w:p>
        <w:p w14:paraId="3A19A5D1" w14:textId="55C7CA7A"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40" w:history="1">
            <w:r w:rsidRPr="00017768">
              <w:rPr>
                <w:rStyle w:val="Hiperhivatkozs"/>
                <w:noProof/>
              </w:rPr>
              <w:t>2.8.1</w:t>
            </w:r>
            <w:r>
              <w:rPr>
                <w:rFonts w:eastAsiaTheme="minorEastAsia"/>
                <w:noProof/>
                <w:kern w:val="2"/>
                <w:sz w:val="24"/>
                <w:szCs w:val="24"/>
                <w:lang w:eastAsia="hu-HU"/>
                <w14:ligatures w14:val="standardContextual"/>
              </w:rPr>
              <w:tab/>
            </w:r>
            <w:r w:rsidRPr="00017768">
              <w:rPr>
                <w:rStyle w:val="Hiperhivatkozs"/>
                <w:noProof/>
              </w:rPr>
              <w:t>Panorámaképek gömbszegmens-alapú renderelése</w:t>
            </w:r>
            <w:r>
              <w:rPr>
                <w:noProof/>
                <w:webHidden/>
              </w:rPr>
              <w:tab/>
            </w:r>
            <w:r>
              <w:rPr>
                <w:noProof/>
                <w:webHidden/>
              </w:rPr>
              <w:fldChar w:fldCharType="begin"/>
            </w:r>
            <w:r>
              <w:rPr>
                <w:noProof/>
                <w:webHidden/>
              </w:rPr>
              <w:instrText xml:space="preserve"> PAGEREF _Toc228831340 \h </w:instrText>
            </w:r>
            <w:r>
              <w:rPr>
                <w:noProof/>
                <w:webHidden/>
              </w:rPr>
            </w:r>
            <w:r>
              <w:rPr>
                <w:noProof/>
                <w:webHidden/>
              </w:rPr>
              <w:fldChar w:fldCharType="separate"/>
            </w:r>
            <w:r w:rsidR="00DA6CD7">
              <w:rPr>
                <w:noProof/>
                <w:webHidden/>
              </w:rPr>
              <w:t>16</w:t>
            </w:r>
            <w:r>
              <w:rPr>
                <w:noProof/>
                <w:webHidden/>
              </w:rPr>
              <w:fldChar w:fldCharType="end"/>
            </w:r>
          </w:hyperlink>
        </w:p>
        <w:p w14:paraId="04FB0BE9" w14:textId="234E7780"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41" w:history="1">
            <w:r w:rsidRPr="00017768">
              <w:rPr>
                <w:rStyle w:val="Hiperhivatkozs"/>
                <w:noProof/>
                <w:bdr w:val="none" w:sz="0" w:space="0" w:color="auto" w:frame="1"/>
              </w:rPr>
              <w:t>2.8.2</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Az oldal kétnyelvűsítése (Lokalizáció)</w:t>
            </w:r>
            <w:r>
              <w:rPr>
                <w:noProof/>
                <w:webHidden/>
              </w:rPr>
              <w:tab/>
            </w:r>
            <w:r>
              <w:rPr>
                <w:noProof/>
                <w:webHidden/>
              </w:rPr>
              <w:fldChar w:fldCharType="begin"/>
            </w:r>
            <w:r>
              <w:rPr>
                <w:noProof/>
                <w:webHidden/>
              </w:rPr>
              <w:instrText xml:space="preserve"> PAGEREF _Toc228831341 \h </w:instrText>
            </w:r>
            <w:r>
              <w:rPr>
                <w:noProof/>
                <w:webHidden/>
              </w:rPr>
            </w:r>
            <w:r>
              <w:rPr>
                <w:noProof/>
                <w:webHidden/>
              </w:rPr>
              <w:fldChar w:fldCharType="separate"/>
            </w:r>
            <w:r w:rsidR="00DA6CD7">
              <w:rPr>
                <w:noProof/>
                <w:webHidden/>
              </w:rPr>
              <w:t>18</w:t>
            </w:r>
            <w:r>
              <w:rPr>
                <w:noProof/>
                <w:webHidden/>
              </w:rPr>
              <w:fldChar w:fldCharType="end"/>
            </w:r>
          </w:hyperlink>
        </w:p>
        <w:p w14:paraId="2E0499FA" w14:textId="24DC43DE"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42" w:history="1">
            <w:r w:rsidRPr="00017768">
              <w:rPr>
                <w:rStyle w:val="Hiperhivatkozs"/>
                <w:noProof/>
                <w:bdr w:val="none" w:sz="0" w:space="0" w:color="auto" w:frame="1"/>
              </w:rPr>
              <w:t>2.8.3</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Pontszámítás algoritmusa</w:t>
            </w:r>
            <w:r>
              <w:rPr>
                <w:noProof/>
                <w:webHidden/>
              </w:rPr>
              <w:tab/>
            </w:r>
            <w:r>
              <w:rPr>
                <w:noProof/>
                <w:webHidden/>
              </w:rPr>
              <w:fldChar w:fldCharType="begin"/>
            </w:r>
            <w:r>
              <w:rPr>
                <w:noProof/>
                <w:webHidden/>
              </w:rPr>
              <w:instrText xml:space="preserve"> PAGEREF _Toc228831342 \h </w:instrText>
            </w:r>
            <w:r>
              <w:rPr>
                <w:noProof/>
                <w:webHidden/>
              </w:rPr>
            </w:r>
            <w:r>
              <w:rPr>
                <w:noProof/>
                <w:webHidden/>
              </w:rPr>
              <w:fldChar w:fldCharType="separate"/>
            </w:r>
            <w:r w:rsidR="00DA6CD7">
              <w:rPr>
                <w:noProof/>
                <w:webHidden/>
              </w:rPr>
              <w:t>19</w:t>
            </w:r>
            <w:r>
              <w:rPr>
                <w:noProof/>
                <w:webHidden/>
              </w:rPr>
              <w:fldChar w:fldCharType="end"/>
            </w:r>
          </w:hyperlink>
        </w:p>
        <w:p w14:paraId="0193C55F" w14:textId="5C6BE8B9"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43" w:history="1">
            <w:r w:rsidRPr="00017768">
              <w:rPr>
                <w:rStyle w:val="Hiperhivatkozs"/>
                <w:rFonts w:eastAsia="Times New Roman"/>
                <w:noProof/>
              </w:rPr>
              <w:t>2.8.4</w:t>
            </w:r>
            <w:r>
              <w:rPr>
                <w:rFonts w:eastAsiaTheme="minorEastAsia"/>
                <w:noProof/>
                <w:kern w:val="2"/>
                <w:sz w:val="24"/>
                <w:szCs w:val="24"/>
                <w:lang w:eastAsia="hu-HU"/>
                <w14:ligatures w14:val="standardContextual"/>
              </w:rPr>
              <w:tab/>
            </w:r>
            <w:r w:rsidRPr="00017768">
              <w:rPr>
                <w:rStyle w:val="Hiperhivatkozs"/>
                <w:rFonts w:eastAsia="Times New Roman"/>
                <w:noProof/>
              </w:rPr>
              <w:t>Cikluskezelés: ismétlődésmentes pontkiosztás</w:t>
            </w:r>
            <w:r>
              <w:rPr>
                <w:noProof/>
                <w:webHidden/>
              </w:rPr>
              <w:tab/>
            </w:r>
            <w:r>
              <w:rPr>
                <w:noProof/>
                <w:webHidden/>
              </w:rPr>
              <w:fldChar w:fldCharType="begin"/>
            </w:r>
            <w:r>
              <w:rPr>
                <w:noProof/>
                <w:webHidden/>
              </w:rPr>
              <w:instrText xml:space="preserve"> PAGEREF _Toc228831343 \h </w:instrText>
            </w:r>
            <w:r>
              <w:rPr>
                <w:noProof/>
                <w:webHidden/>
              </w:rPr>
            </w:r>
            <w:r>
              <w:rPr>
                <w:noProof/>
                <w:webHidden/>
              </w:rPr>
              <w:fldChar w:fldCharType="separate"/>
            </w:r>
            <w:r w:rsidR="00DA6CD7">
              <w:rPr>
                <w:noProof/>
                <w:webHidden/>
              </w:rPr>
              <w:t>19</w:t>
            </w:r>
            <w:r>
              <w:rPr>
                <w:noProof/>
                <w:webHidden/>
              </w:rPr>
              <w:fldChar w:fldCharType="end"/>
            </w:r>
          </w:hyperlink>
        </w:p>
        <w:p w14:paraId="1D076DCF" w14:textId="524BA545"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44" w:history="1">
            <w:r w:rsidRPr="00017768">
              <w:rPr>
                <w:rStyle w:val="Hiperhivatkozs"/>
                <w:noProof/>
              </w:rPr>
              <w:t>2.8.5</w:t>
            </w:r>
            <w:r>
              <w:rPr>
                <w:rFonts w:eastAsiaTheme="minorEastAsia"/>
                <w:noProof/>
                <w:kern w:val="2"/>
                <w:sz w:val="24"/>
                <w:szCs w:val="24"/>
                <w:lang w:eastAsia="hu-HU"/>
                <w14:ligatures w14:val="standardContextual"/>
              </w:rPr>
              <w:tab/>
            </w:r>
            <w:r w:rsidRPr="00017768">
              <w:rPr>
                <w:rStyle w:val="Hiperhivatkozs"/>
                <w:noProof/>
              </w:rPr>
              <w:t>Navigációs irány számítása</w:t>
            </w:r>
            <w:r>
              <w:rPr>
                <w:noProof/>
                <w:webHidden/>
              </w:rPr>
              <w:tab/>
            </w:r>
            <w:r>
              <w:rPr>
                <w:noProof/>
                <w:webHidden/>
              </w:rPr>
              <w:fldChar w:fldCharType="begin"/>
            </w:r>
            <w:r>
              <w:rPr>
                <w:noProof/>
                <w:webHidden/>
              </w:rPr>
              <w:instrText xml:space="preserve"> PAGEREF _Toc228831344 \h </w:instrText>
            </w:r>
            <w:r>
              <w:rPr>
                <w:noProof/>
                <w:webHidden/>
              </w:rPr>
            </w:r>
            <w:r>
              <w:rPr>
                <w:noProof/>
                <w:webHidden/>
              </w:rPr>
              <w:fldChar w:fldCharType="separate"/>
            </w:r>
            <w:r w:rsidR="00DA6CD7">
              <w:rPr>
                <w:noProof/>
                <w:webHidden/>
              </w:rPr>
              <w:t>20</w:t>
            </w:r>
            <w:r>
              <w:rPr>
                <w:noProof/>
                <w:webHidden/>
              </w:rPr>
              <w:fldChar w:fldCharType="end"/>
            </w:r>
          </w:hyperlink>
        </w:p>
        <w:p w14:paraId="410C5CB1" w14:textId="7810AEFF"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45" w:history="1">
            <w:r w:rsidRPr="00017768">
              <w:rPr>
                <w:rStyle w:val="Hiperhivatkozs"/>
                <w:noProof/>
              </w:rPr>
              <w:t>2.8.6</w:t>
            </w:r>
            <w:r>
              <w:rPr>
                <w:rFonts w:eastAsiaTheme="minorEastAsia"/>
                <w:noProof/>
                <w:kern w:val="2"/>
                <w:sz w:val="24"/>
                <w:szCs w:val="24"/>
                <w:lang w:eastAsia="hu-HU"/>
                <w14:ligatures w14:val="standardContextual"/>
              </w:rPr>
              <w:tab/>
            </w:r>
            <w:r w:rsidRPr="00017768">
              <w:rPr>
                <w:rStyle w:val="Hiperhivatkozs"/>
                <w:noProof/>
              </w:rPr>
              <w:t>Képfeldolgozás menete</w:t>
            </w:r>
            <w:r>
              <w:rPr>
                <w:noProof/>
                <w:webHidden/>
              </w:rPr>
              <w:tab/>
            </w:r>
            <w:r>
              <w:rPr>
                <w:noProof/>
                <w:webHidden/>
              </w:rPr>
              <w:fldChar w:fldCharType="begin"/>
            </w:r>
            <w:r>
              <w:rPr>
                <w:noProof/>
                <w:webHidden/>
              </w:rPr>
              <w:instrText xml:space="preserve"> PAGEREF _Toc228831345 \h </w:instrText>
            </w:r>
            <w:r>
              <w:rPr>
                <w:noProof/>
                <w:webHidden/>
              </w:rPr>
            </w:r>
            <w:r>
              <w:rPr>
                <w:noProof/>
                <w:webHidden/>
              </w:rPr>
              <w:fldChar w:fldCharType="separate"/>
            </w:r>
            <w:r w:rsidR="00DA6CD7">
              <w:rPr>
                <w:noProof/>
                <w:webHidden/>
              </w:rPr>
              <w:t>20</w:t>
            </w:r>
            <w:r>
              <w:rPr>
                <w:noProof/>
                <w:webHidden/>
              </w:rPr>
              <w:fldChar w:fldCharType="end"/>
            </w:r>
          </w:hyperlink>
        </w:p>
        <w:p w14:paraId="124CC403" w14:textId="7F123D92"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46" w:history="1">
            <w:r w:rsidRPr="00017768">
              <w:rPr>
                <w:rStyle w:val="Hiperhivatkozs"/>
                <w:noProof/>
              </w:rPr>
              <w:t>2.8.7</w:t>
            </w:r>
            <w:r>
              <w:rPr>
                <w:rFonts w:eastAsiaTheme="minorEastAsia"/>
                <w:noProof/>
                <w:kern w:val="2"/>
                <w:sz w:val="24"/>
                <w:szCs w:val="24"/>
                <w:lang w:eastAsia="hu-HU"/>
                <w14:ligatures w14:val="standardContextual"/>
              </w:rPr>
              <w:tab/>
            </w:r>
            <w:r w:rsidRPr="00017768">
              <w:rPr>
                <w:rStyle w:val="Hiperhivatkozs"/>
                <w:noProof/>
              </w:rPr>
              <w:t>Törölt felhasználók kezelése és anonimizáció</w:t>
            </w:r>
            <w:r>
              <w:rPr>
                <w:noProof/>
                <w:webHidden/>
              </w:rPr>
              <w:tab/>
            </w:r>
            <w:r>
              <w:rPr>
                <w:noProof/>
                <w:webHidden/>
              </w:rPr>
              <w:fldChar w:fldCharType="begin"/>
            </w:r>
            <w:r>
              <w:rPr>
                <w:noProof/>
                <w:webHidden/>
              </w:rPr>
              <w:instrText xml:space="preserve"> PAGEREF _Toc228831346 \h </w:instrText>
            </w:r>
            <w:r>
              <w:rPr>
                <w:noProof/>
                <w:webHidden/>
              </w:rPr>
            </w:r>
            <w:r>
              <w:rPr>
                <w:noProof/>
                <w:webHidden/>
              </w:rPr>
              <w:fldChar w:fldCharType="separate"/>
            </w:r>
            <w:r w:rsidR="00DA6CD7">
              <w:rPr>
                <w:noProof/>
                <w:webHidden/>
              </w:rPr>
              <w:t>20</w:t>
            </w:r>
            <w:r>
              <w:rPr>
                <w:noProof/>
                <w:webHidden/>
              </w:rPr>
              <w:fldChar w:fldCharType="end"/>
            </w:r>
          </w:hyperlink>
        </w:p>
        <w:p w14:paraId="260870D2" w14:textId="6534CAD1"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47" w:history="1">
            <w:r w:rsidRPr="00017768">
              <w:rPr>
                <w:rStyle w:val="Hiperhivatkozs"/>
                <w:noProof/>
              </w:rPr>
              <w:t>2.9</w:t>
            </w:r>
            <w:r>
              <w:rPr>
                <w:rFonts w:eastAsiaTheme="minorEastAsia"/>
                <w:noProof/>
                <w:kern w:val="2"/>
                <w:sz w:val="24"/>
                <w:szCs w:val="24"/>
                <w:lang w:eastAsia="hu-HU"/>
                <w14:ligatures w14:val="standardContextual"/>
              </w:rPr>
              <w:tab/>
            </w:r>
            <w:r w:rsidRPr="00017768">
              <w:rPr>
                <w:rStyle w:val="Hiperhivatkozs"/>
                <w:noProof/>
              </w:rPr>
              <w:t>Tesztdokumentáció</w:t>
            </w:r>
            <w:r>
              <w:rPr>
                <w:noProof/>
                <w:webHidden/>
              </w:rPr>
              <w:tab/>
            </w:r>
            <w:r>
              <w:rPr>
                <w:noProof/>
                <w:webHidden/>
              </w:rPr>
              <w:fldChar w:fldCharType="begin"/>
            </w:r>
            <w:r>
              <w:rPr>
                <w:noProof/>
                <w:webHidden/>
              </w:rPr>
              <w:instrText xml:space="preserve"> PAGEREF _Toc228831347 \h </w:instrText>
            </w:r>
            <w:r>
              <w:rPr>
                <w:noProof/>
                <w:webHidden/>
              </w:rPr>
            </w:r>
            <w:r>
              <w:rPr>
                <w:noProof/>
                <w:webHidden/>
              </w:rPr>
              <w:fldChar w:fldCharType="separate"/>
            </w:r>
            <w:r w:rsidR="00DA6CD7">
              <w:rPr>
                <w:noProof/>
                <w:webHidden/>
              </w:rPr>
              <w:t>20</w:t>
            </w:r>
            <w:r>
              <w:rPr>
                <w:noProof/>
                <w:webHidden/>
              </w:rPr>
              <w:fldChar w:fldCharType="end"/>
            </w:r>
          </w:hyperlink>
        </w:p>
        <w:p w14:paraId="2CDCF7F0" w14:textId="2EEFE115"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48" w:history="1">
            <w:r w:rsidRPr="00017768">
              <w:rPr>
                <w:rStyle w:val="Hiperhivatkozs"/>
                <w:noProof/>
              </w:rPr>
              <w:t>2.9.1</w:t>
            </w:r>
            <w:r>
              <w:rPr>
                <w:rFonts w:eastAsiaTheme="minorEastAsia"/>
                <w:noProof/>
                <w:kern w:val="2"/>
                <w:sz w:val="24"/>
                <w:szCs w:val="24"/>
                <w:lang w:eastAsia="hu-HU"/>
                <w14:ligatures w14:val="standardContextual"/>
              </w:rPr>
              <w:tab/>
            </w:r>
            <w:r w:rsidRPr="00017768">
              <w:rPr>
                <w:rStyle w:val="Hiperhivatkozs"/>
                <w:noProof/>
              </w:rPr>
              <w:t>Egységtesztelés (Jest)</w:t>
            </w:r>
            <w:r>
              <w:rPr>
                <w:noProof/>
                <w:webHidden/>
              </w:rPr>
              <w:tab/>
            </w:r>
            <w:r>
              <w:rPr>
                <w:noProof/>
                <w:webHidden/>
              </w:rPr>
              <w:fldChar w:fldCharType="begin"/>
            </w:r>
            <w:r>
              <w:rPr>
                <w:noProof/>
                <w:webHidden/>
              </w:rPr>
              <w:instrText xml:space="preserve"> PAGEREF _Toc228831348 \h </w:instrText>
            </w:r>
            <w:r>
              <w:rPr>
                <w:noProof/>
                <w:webHidden/>
              </w:rPr>
            </w:r>
            <w:r>
              <w:rPr>
                <w:noProof/>
                <w:webHidden/>
              </w:rPr>
              <w:fldChar w:fldCharType="separate"/>
            </w:r>
            <w:r w:rsidR="00DA6CD7">
              <w:rPr>
                <w:noProof/>
                <w:webHidden/>
              </w:rPr>
              <w:t>20</w:t>
            </w:r>
            <w:r>
              <w:rPr>
                <w:noProof/>
                <w:webHidden/>
              </w:rPr>
              <w:fldChar w:fldCharType="end"/>
            </w:r>
          </w:hyperlink>
        </w:p>
        <w:p w14:paraId="34208F40" w14:textId="206B6E38"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49" w:history="1">
            <w:r w:rsidRPr="00017768">
              <w:rPr>
                <w:rStyle w:val="Hiperhivatkozs"/>
                <w:noProof/>
              </w:rPr>
              <w:t>2.9.2</w:t>
            </w:r>
            <w:r>
              <w:rPr>
                <w:rFonts w:eastAsiaTheme="minorEastAsia"/>
                <w:noProof/>
                <w:kern w:val="2"/>
                <w:sz w:val="24"/>
                <w:szCs w:val="24"/>
                <w:lang w:eastAsia="hu-HU"/>
                <w14:ligatures w14:val="standardContextual"/>
              </w:rPr>
              <w:tab/>
            </w:r>
            <w:r w:rsidRPr="00017768">
              <w:rPr>
                <w:rStyle w:val="Hiperhivatkozs"/>
                <w:noProof/>
              </w:rPr>
              <w:t>Böngészőtesztelés</w:t>
            </w:r>
            <w:r>
              <w:rPr>
                <w:noProof/>
                <w:webHidden/>
              </w:rPr>
              <w:tab/>
            </w:r>
            <w:r>
              <w:rPr>
                <w:noProof/>
                <w:webHidden/>
              </w:rPr>
              <w:fldChar w:fldCharType="begin"/>
            </w:r>
            <w:r>
              <w:rPr>
                <w:noProof/>
                <w:webHidden/>
              </w:rPr>
              <w:instrText xml:space="preserve"> PAGEREF _Toc228831349 \h </w:instrText>
            </w:r>
            <w:r>
              <w:rPr>
                <w:noProof/>
                <w:webHidden/>
              </w:rPr>
            </w:r>
            <w:r>
              <w:rPr>
                <w:noProof/>
                <w:webHidden/>
              </w:rPr>
              <w:fldChar w:fldCharType="separate"/>
            </w:r>
            <w:r w:rsidR="00DA6CD7">
              <w:rPr>
                <w:noProof/>
                <w:webHidden/>
              </w:rPr>
              <w:t>22</w:t>
            </w:r>
            <w:r>
              <w:rPr>
                <w:noProof/>
                <w:webHidden/>
              </w:rPr>
              <w:fldChar w:fldCharType="end"/>
            </w:r>
          </w:hyperlink>
        </w:p>
        <w:p w14:paraId="602454A7" w14:textId="6C0DE918"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50" w:history="1">
            <w:r w:rsidRPr="00017768">
              <w:rPr>
                <w:rStyle w:val="Hiperhivatkozs"/>
                <w:noProof/>
              </w:rPr>
              <w:t>2.9.3</w:t>
            </w:r>
            <w:r>
              <w:rPr>
                <w:rFonts w:eastAsiaTheme="minorEastAsia"/>
                <w:noProof/>
                <w:kern w:val="2"/>
                <w:sz w:val="24"/>
                <w:szCs w:val="24"/>
                <w:lang w:eastAsia="hu-HU"/>
                <w14:ligatures w14:val="standardContextual"/>
              </w:rPr>
              <w:tab/>
            </w:r>
            <w:r w:rsidRPr="00017768">
              <w:rPr>
                <w:rStyle w:val="Hiperhivatkozs"/>
                <w:noProof/>
              </w:rPr>
              <w:t>Validáció és hibakezelés tesztelése</w:t>
            </w:r>
            <w:r>
              <w:rPr>
                <w:noProof/>
                <w:webHidden/>
              </w:rPr>
              <w:tab/>
            </w:r>
            <w:r>
              <w:rPr>
                <w:noProof/>
                <w:webHidden/>
              </w:rPr>
              <w:fldChar w:fldCharType="begin"/>
            </w:r>
            <w:r>
              <w:rPr>
                <w:noProof/>
                <w:webHidden/>
              </w:rPr>
              <w:instrText xml:space="preserve"> PAGEREF _Toc228831350 \h </w:instrText>
            </w:r>
            <w:r>
              <w:rPr>
                <w:noProof/>
                <w:webHidden/>
              </w:rPr>
            </w:r>
            <w:r>
              <w:rPr>
                <w:noProof/>
                <w:webHidden/>
              </w:rPr>
              <w:fldChar w:fldCharType="separate"/>
            </w:r>
            <w:r w:rsidR="00DA6CD7">
              <w:rPr>
                <w:noProof/>
                <w:webHidden/>
              </w:rPr>
              <w:t>23</w:t>
            </w:r>
            <w:r>
              <w:rPr>
                <w:noProof/>
                <w:webHidden/>
              </w:rPr>
              <w:fldChar w:fldCharType="end"/>
            </w:r>
          </w:hyperlink>
        </w:p>
        <w:p w14:paraId="6CD072AB" w14:textId="56DE3954"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51" w:history="1">
            <w:r w:rsidRPr="00017768">
              <w:rPr>
                <w:rStyle w:val="Hiperhivatkozs"/>
                <w:noProof/>
              </w:rPr>
              <w:t>2.9.4</w:t>
            </w:r>
            <w:r>
              <w:rPr>
                <w:rFonts w:eastAsiaTheme="minorEastAsia"/>
                <w:noProof/>
                <w:kern w:val="2"/>
                <w:sz w:val="24"/>
                <w:szCs w:val="24"/>
                <w:lang w:eastAsia="hu-HU"/>
                <w14:ligatures w14:val="standardContextual"/>
              </w:rPr>
              <w:tab/>
            </w:r>
            <w:r w:rsidRPr="00017768">
              <w:rPr>
                <w:rStyle w:val="Hiperhivatkozs"/>
                <w:noProof/>
              </w:rPr>
              <w:t>Tesztelői hozzáférés</w:t>
            </w:r>
            <w:r>
              <w:rPr>
                <w:noProof/>
                <w:webHidden/>
              </w:rPr>
              <w:tab/>
            </w:r>
            <w:r>
              <w:rPr>
                <w:noProof/>
                <w:webHidden/>
              </w:rPr>
              <w:fldChar w:fldCharType="begin"/>
            </w:r>
            <w:r>
              <w:rPr>
                <w:noProof/>
                <w:webHidden/>
              </w:rPr>
              <w:instrText xml:space="preserve"> PAGEREF _Toc228831351 \h </w:instrText>
            </w:r>
            <w:r>
              <w:rPr>
                <w:noProof/>
                <w:webHidden/>
              </w:rPr>
            </w:r>
            <w:r>
              <w:rPr>
                <w:noProof/>
                <w:webHidden/>
              </w:rPr>
              <w:fldChar w:fldCharType="separate"/>
            </w:r>
            <w:r w:rsidR="00DA6CD7">
              <w:rPr>
                <w:noProof/>
                <w:webHidden/>
              </w:rPr>
              <w:t>23</w:t>
            </w:r>
            <w:r>
              <w:rPr>
                <w:noProof/>
                <w:webHidden/>
              </w:rPr>
              <w:fldChar w:fldCharType="end"/>
            </w:r>
          </w:hyperlink>
        </w:p>
        <w:p w14:paraId="13CBE875" w14:textId="08288779"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52" w:history="1">
            <w:r w:rsidRPr="00017768">
              <w:rPr>
                <w:rStyle w:val="Hiperhivatkozs"/>
                <w:noProof/>
              </w:rPr>
              <w:t>2.10</w:t>
            </w:r>
            <w:r>
              <w:rPr>
                <w:rFonts w:eastAsiaTheme="minorEastAsia"/>
                <w:noProof/>
                <w:kern w:val="2"/>
                <w:sz w:val="24"/>
                <w:szCs w:val="24"/>
                <w:lang w:eastAsia="hu-HU"/>
                <w14:ligatures w14:val="standardContextual"/>
              </w:rPr>
              <w:tab/>
            </w:r>
            <w:r w:rsidRPr="00017768">
              <w:rPr>
                <w:rStyle w:val="Hiperhivatkozs"/>
                <w:noProof/>
              </w:rPr>
              <w:t>Továbbfejlesztési lehetőségek</w:t>
            </w:r>
            <w:r>
              <w:rPr>
                <w:noProof/>
                <w:webHidden/>
              </w:rPr>
              <w:tab/>
            </w:r>
            <w:r>
              <w:rPr>
                <w:noProof/>
                <w:webHidden/>
              </w:rPr>
              <w:fldChar w:fldCharType="begin"/>
            </w:r>
            <w:r>
              <w:rPr>
                <w:noProof/>
                <w:webHidden/>
              </w:rPr>
              <w:instrText xml:space="preserve"> PAGEREF _Toc228831352 \h </w:instrText>
            </w:r>
            <w:r>
              <w:rPr>
                <w:noProof/>
                <w:webHidden/>
              </w:rPr>
            </w:r>
            <w:r>
              <w:rPr>
                <w:noProof/>
                <w:webHidden/>
              </w:rPr>
              <w:fldChar w:fldCharType="separate"/>
            </w:r>
            <w:r w:rsidR="00DA6CD7">
              <w:rPr>
                <w:noProof/>
                <w:webHidden/>
              </w:rPr>
              <w:t>23</w:t>
            </w:r>
            <w:r>
              <w:rPr>
                <w:noProof/>
                <w:webHidden/>
              </w:rPr>
              <w:fldChar w:fldCharType="end"/>
            </w:r>
          </w:hyperlink>
        </w:p>
        <w:p w14:paraId="10A19E5C" w14:textId="14915DD4" w:rsidR="00E37572" w:rsidRDefault="00E37572">
          <w:pPr>
            <w:pStyle w:val="TJ1"/>
            <w:tabs>
              <w:tab w:val="left" w:pos="440"/>
              <w:tab w:val="right" w:leader="dot" w:pos="9062"/>
            </w:tabs>
            <w:rPr>
              <w:rFonts w:eastAsiaTheme="minorEastAsia"/>
              <w:noProof/>
              <w:kern w:val="2"/>
              <w:sz w:val="24"/>
              <w:szCs w:val="24"/>
              <w:lang w:eastAsia="hu-HU"/>
              <w14:ligatures w14:val="standardContextual"/>
            </w:rPr>
          </w:pPr>
          <w:hyperlink w:anchor="_Toc228831353" w:history="1">
            <w:r w:rsidRPr="00017768">
              <w:rPr>
                <w:rStyle w:val="Hiperhivatkozs"/>
                <w:noProof/>
                <w:bdr w:val="none" w:sz="0" w:space="0" w:color="auto" w:frame="1"/>
              </w:rPr>
              <w:t>3</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Felhasználói dokumentáció</w:t>
            </w:r>
            <w:r>
              <w:rPr>
                <w:noProof/>
                <w:webHidden/>
              </w:rPr>
              <w:tab/>
            </w:r>
            <w:r>
              <w:rPr>
                <w:noProof/>
                <w:webHidden/>
              </w:rPr>
              <w:fldChar w:fldCharType="begin"/>
            </w:r>
            <w:r>
              <w:rPr>
                <w:noProof/>
                <w:webHidden/>
              </w:rPr>
              <w:instrText xml:space="preserve"> PAGEREF _Toc228831353 \h </w:instrText>
            </w:r>
            <w:r>
              <w:rPr>
                <w:noProof/>
                <w:webHidden/>
              </w:rPr>
            </w:r>
            <w:r>
              <w:rPr>
                <w:noProof/>
                <w:webHidden/>
              </w:rPr>
              <w:fldChar w:fldCharType="separate"/>
            </w:r>
            <w:r w:rsidR="00DA6CD7">
              <w:rPr>
                <w:noProof/>
                <w:webHidden/>
              </w:rPr>
              <w:t>25</w:t>
            </w:r>
            <w:r>
              <w:rPr>
                <w:noProof/>
                <w:webHidden/>
              </w:rPr>
              <w:fldChar w:fldCharType="end"/>
            </w:r>
          </w:hyperlink>
        </w:p>
        <w:p w14:paraId="2344D856" w14:textId="6FC2865B"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54" w:history="1">
            <w:r w:rsidRPr="00017768">
              <w:rPr>
                <w:rStyle w:val="Hiperhivatkozs"/>
                <w:noProof/>
              </w:rPr>
              <w:t>3.1</w:t>
            </w:r>
            <w:r>
              <w:rPr>
                <w:rFonts w:eastAsiaTheme="minorEastAsia"/>
                <w:noProof/>
                <w:kern w:val="2"/>
                <w:sz w:val="24"/>
                <w:szCs w:val="24"/>
                <w:lang w:eastAsia="hu-HU"/>
                <w14:ligatures w14:val="standardContextual"/>
              </w:rPr>
              <w:tab/>
            </w:r>
            <w:r w:rsidRPr="00017768">
              <w:rPr>
                <w:rStyle w:val="Hiperhivatkozs"/>
                <w:noProof/>
              </w:rPr>
              <w:t>Az alkalmazás célja és főbb funkciói</w:t>
            </w:r>
            <w:r>
              <w:rPr>
                <w:noProof/>
                <w:webHidden/>
              </w:rPr>
              <w:tab/>
            </w:r>
            <w:r>
              <w:rPr>
                <w:noProof/>
                <w:webHidden/>
              </w:rPr>
              <w:fldChar w:fldCharType="begin"/>
            </w:r>
            <w:r>
              <w:rPr>
                <w:noProof/>
                <w:webHidden/>
              </w:rPr>
              <w:instrText xml:space="preserve"> PAGEREF _Toc228831354 \h </w:instrText>
            </w:r>
            <w:r>
              <w:rPr>
                <w:noProof/>
                <w:webHidden/>
              </w:rPr>
            </w:r>
            <w:r>
              <w:rPr>
                <w:noProof/>
                <w:webHidden/>
              </w:rPr>
              <w:fldChar w:fldCharType="separate"/>
            </w:r>
            <w:r w:rsidR="00DA6CD7">
              <w:rPr>
                <w:noProof/>
                <w:webHidden/>
              </w:rPr>
              <w:t>25</w:t>
            </w:r>
            <w:r>
              <w:rPr>
                <w:noProof/>
                <w:webHidden/>
              </w:rPr>
              <w:fldChar w:fldCharType="end"/>
            </w:r>
          </w:hyperlink>
        </w:p>
        <w:p w14:paraId="232C1577" w14:textId="3C6062F4"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55" w:history="1">
            <w:r w:rsidRPr="00017768">
              <w:rPr>
                <w:rStyle w:val="Hiperhivatkozs"/>
                <w:noProof/>
                <w:bdr w:val="none" w:sz="0" w:space="0" w:color="auto" w:frame="1"/>
              </w:rPr>
              <w:t>3.2</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Szükséges hardver és szoftvereszközök</w:t>
            </w:r>
            <w:r>
              <w:rPr>
                <w:noProof/>
                <w:webHidden/>
              </w:rPr>
              <w:tab/>
            </w:r>
            <w:r>
              <w:rPr>
                <w:noProof/>
                <w:webHidden/>
              </w:rPr>
              <w:fldChar w:fldCharType="begin"/>
            </w:r>
            <w:r>
              <w:rPr>
                <w:noProof/>
                <w:webHidden/>
              </w:rPr>
              <w:instrText xml:space="preserve"> PAGEREF _Toc228831355 \h </w:instrText>
            </w:r>
            <w:r>
              <w:rPr>
                <w:noProof/>
                <w:webHidden/>
              </w:rPr>
            </w:r>
            <w:r>
              <w:rPr>
                <w:noProof/>
                <w:webHidden/>
              </w:rPr>
              <w:fldChar w:fldCharType="separate"/>
            </w:r>
            <w:r w:rsidR="00DA6CD7">
              <w:rPr>
                <w:noProof/>
                <w:webHidden/>
              </w:rPr>
              <w:t>25</w:t>
            </w:r>
            <w:r>
              <w:rPr>
                <w:noProof/>
                <w:webHidden/>
              </w:rPr>
              <w:fldChar w:fldCharType="end"/>
            </w:r>
          </w:hyperlink>
        </w:p>
        <w:p w14:paraId="6D402EE0" w14:textId="7DD8EB3E"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56" w:history="1">
            <w:r w:rsidRPr="00017768">
              <w:rPr>
                <w:rStyle w:val="Hiperhivatkozs"/>
                <w:noProof/>
              </w:rPr>
              <w:t>3.3</w:t>
            </w:r>
            <w:r>
              <w:rPr>
                <w:rFonts w:eastAsiaTheme="minorEastAsia"/>
                <w:noProof/>
                <w:kern w:val="2"/>
                <w:sz w:val="24"/>
                <w:szCs w:val="24"/>
                <w:lang w:eastAsia="hu-HU"/>
                <w14:ligatures w14:val="standardContextual"/>
              </w:rPr>
              <w:tab/>
            </w:r>
            <w:r w:rsidRPr="00017768">
              <w:rPr>
                <w:rStyle w:val="Hiperhivatkozs"/>
                <w:noProof/>
              </w:rPr>
              <w:t>Telepítés és indítás</w:t>
            </w:r>
            <w:r>
              <w:rPr>
                <w:noProof/>
                <w:webHidden/>
              </w:rPr>
              <w:tab/>
            </w:r>
            <w:r>
              <w:rPr>
                <w:noProof/>
                <w:webHidden/>
              </w:rPr>
              <w:fldChar w:fldCharType="begin"/>
            </w:r>
            <w:r>
              <w:rPr>
                <w:noProof/>
                <w:webHidden/>
              </w:rPr>
              <w:instrText xml:space="preserve"> PAGEREF _Toc228831356 \h </w:instrText>
            </w:r>
            <w:r>
              <w:rPr>
                <w:noProof/>
                <w:webHidden/>
              </w:rPr>
            </w:r>
            <w:r>
              <w:rPr>
                <w:noProof/>
                <w:webHidden/>
              </w:rPr>
              <w:fldChar w:fldCharType="separate"/>
            </w:r>
            <w:r w:rsidR="00DA6CD7">
              <w:rPr>
                <w:noProof/>
                <w:webHidden/>
              </w:rPr>
              <w:t>26</w:t>
            </w:r>
            <w:r>
              <w:rPr>
                <w:noProof/>
                <w:webHidden/>
              </w:rPr>
              <w:fldChar w:fldCharType="end"/>
            </w:r>
          </w:hyperlink>
        </w:p>
        <w:p w14:paraId="52532D80" w14:textId="0B0FF61E"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57" w:history="1">
            <w:r w:rsidRPr="00017768">
              <w:rPr>
                <w:rStyle w:val="Hiperhivatkozs"/>
                <w:noProof/>
              </w:rPr>
              <w:t>3.3.1</w:t>
            </w:r>
            <w:r>
              <w:rPr>
                <w:rFonts w:eastAsiaTheme="minorEastAsia"/>
                <w:noProof/>
                <w:kern w:val="2"/>
                <w:sz w:val="24"/>
                <w:szCs w:val="24"/>
                <w:lang w:eastAsia="hu-HU"/>
                <w14:ligatures w14:val="standardContextual"/>
              </w:rPr>
              <w:tab/>
            </w:r>
            <w:r w:rsidRPr="00017768">
              <w:rPr>
                <w:rStyle w:val="Hiperhivatkozs"/>
                <w:noProof/>
              </w:rPr>
              <w:t>WebAssembly buildelése</w:t>
            </w:r>
            <w:r>
              <w:rPr>
                <w:noProof/>
                <w:webHidden/>
              </w:rPr>
              <w:tab/>
            </w:r>
            <w:r>
              <w:rPr>
                <w:noProof/>
                <w:webHidden/>
              </w:rPr>
              <w:fldChar w:fldCharType="begin"/>
            </w:r>
            <w:r>
              <w:rPr>
                <w:noProof/>
                <w:webHidden/>
              </w:rPr>
              <w:instrText xml:space="preserve"> PAGEREF _Toc228831357 \h </w:instrText>
            </w:r>
            <w:r>
              <w:rPr>
                <w:noProof/>
                <w:webHidden/>
              </w:rPr>
            </w:r>
            <w:r>
              <w:rPr>
                <w:noProof/>
                <w:webHidden/>
              </w:rPr>
              <w:fldChar w:fldCharType="separate"/>
            </w:r>
            <w:r w:rsidR="00DA6CD7">
              <w:rPr>
                <w:noProof/>
                <w:webHidden/>
              </w:rPr>
              <w:t>27</w:t>
            </w:r>
            <w:r>
              <w:rPr>
                <w:noProof/>
                <w:webHidden/>
              </w:rPr>
              <w:fldChar w:fldCharType="end"/>
            </w:r>
          </w:hyperlink>
        </w:p>
        <w:p w14:paraId="5C057784" w14:textId="7F3D2C6F"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58" w:history="1">
            <w:r w:rsidRPr="00017768">
              <w:rPr>
                <w:rStyle w:val="Hiperhivatkozs"/>
                <w:noProof/>
              </w:rPr>
              <w:t>3.4</w:t>
            </w:r>
            <w:r>
              <w:rPr>
                <w:rFonts w:eastAsiaTheme="minorEastAsia"/>
                <w:noProof/>
                <w:kern w:val="2"/>
                <w:sz w:val="24"/>
                <w:szCs w:val="24"/>
                <w:lang w:eastAsia="hu-HU"/>
                <w14:ligatures w14:val="standardContextual"/>
              </w:rPr>
              <w:tab/>
            </w:r>
            <w:r w:rsidRPr="00017768">
              <w:rPr>
                <w:rStyle w:val="Hiperhivatkozs"/>
                <w:noProof/>
              </w:rPr>
              <w:t>A program részletes bemutatása</w:t>
            </w:r>
            <w:r>
              <w:rPr>
                <w:noProof/>
                <w:webHidden/>
              </w:rPr>
              <w:tab/>
            </w:r>
            <w:r>
              <w:rPr>
                <w:noProof/>
                <w:webHidden/>
              </w:rPr>
              <w:fldChar w:fldCharType="begin"/>
            </w:r>
            <w:r>
              <w:rPr>
                <w:noProof/>
                <w:webHidden/>
              </w:rPr>
              <w:instrText xml:space="preserve"> PAGEREF _Toc228831358 \h </w:instrText>
            </w:r>
            <w:r>
              <w:rPr>
                <w:noProof/>
                <w:webHidden/>
              </w:rPr>
            </w:r>
            <w:r>
              <w:rPr>
                <w:noProof/>
                <w:webHidden/>
              </w:rPr>
              <w:fldChar w:fldCharType="separate"/>
            </w:r>
            <w:r w:rsidR="00DA6CD7">
              <w:rPr>
                <w:noProof/>
                <w:webHidden/>
              </w:rPr>
              <w:t>28</w:t>
            </w:r>
            <w:r>
              <w:rPr>
                <w:noProof/>
                <w:webHidden/>
              </w:rPr>
              <w:fldChar w:fldCharType="end"/>
            </w:r>
          </w:hyperlink>
        </w:p>
        <w:p w14:paraId="58C6F1FF" w14:textId="3CD3D10D"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59" w:history="1">
            <w:r w:rsidRPr="00017768">
              <w:rPr>
                <w:rStyle w:val="Hiperhivatkozs"/>
                <w:noProof/>
              </w:rPr>
              <w:t>3.4.1</w:t>
            </w:r>
            <w:r>
              <w:rPr>
                <w:rFonts w:eastAsiaTheme="minorEastAsia"/>
                <w:noProof/>
                <w:kern w:val="2"/>
                <w:sz w:val="24"/>
                <w:szCs w:val="24"/>
                <w:lang w:eastAsia="hu-HU"/>
                <w14:ligatures w14:val="standardContextual"/>
              </w:rPr>
              <w:tab/>
            </w:r>
            <w:r w:rsidRPr="00017768">
              <w:rPr>
                <w:rStyle w:val="Hiperhivatkozs"/>
                <w:noProof/>
              </w:rPr>
              <w:t>Regisztráció és bejelentkezés</w:t>
            </w:r>
            <w:r>
              <w:rPr>
                <w:noProof/>
                <w:webHidden/>
              </w:rPr>
              <w:tab/>
            </w:r>
            <w:r>
              <w:rPr>
                <w:noProof/>
                <w:webHidden/>
              </w:rPr>
              <w:fldChar w:fldCharType="begin"/>
            </w:r>
            <w:r>
              <w:rPr>
                <w:noProof/>
                <w:webHidden/>
              </w:rPr>
              <w:instrText xml:space="preserve"> PAGEREF _Toc228831359 \h </w:instrText>
            </w:r>
            <w:r>
              <w:rPr>
                <w:noProof/>
                <w:webHidden/>
              </w:rPr>
            </w:r>
            <w:r>
              <w:rPr>
                <w:noProof/>
                <w:webHidden/>
              </w:rPr>
              <w:fldChar w:fldCharType="separate"/>
            </w:r>
            <w:r w:rsidR="00DA6CD7">
              <w:rPr>
                <w:noProof/>
                <w:webHidden/>
              </w:rPr>
              <w:t>28</w:t>
            </w:r>
            <w:r>
              <w:rPr>
                <w:noProof/>
                <w:webHidden/>
              </w:rPr>
              <w:fldChar w:fldCharType="end"/>
            </w:r>
          </w:hyperlink>
        </w:p>
        <w:p w14:paraId="633EA4D1" w14:textId="3629E6AE"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60" w:history="1">
            <w:r w:rsidRPr="00017768">
              <w:rPr>
                <w:rStyle w:val="Hiperhivatkozs"/>
                <w:noProof/>
              </w:rPr>
              <w:t>3.4.2</w:t>
            </w:r>
            <w:r>
              <w:rPr>
                <w:rFonts w:eastAsiaTheme="minorEastAsia"/>
                <w:noProof/>
                <w:kern w:val="2"/>
                <w:sz w:val="24"/>
                <w:szCs w:val="24"/>
                <w:lang w:eastAsia="hu-HU"/>
                <w14:ligatures w14:val="standardContextual"/>
              </w:rPr>
              <w:tab/>
            </w:r>
            <w:r w:rsidRPr="00017768">
              <w:rPr>
                <w:rStyle w:val="Hiperhivatkozs"/>
                <w:noProof/>
              </w:rPr>
              <w:t>Profilbeállítások</w:t>
            </w:r>
            <w:r>
              <w:rPr>
                <w:noProof/>
                <w:webHidden/>
              </w:rPr>
              <w:tab/>
            </w:r>
            <w:r>
              <w:rPr>
                <w:noProof/>
                <w:webHidden/>
              </w:rPr>
              <w:fldChar w:fldCharType="begin"/>
            </w:r>
            <w:r>
              <w:rPr>
                <w:noProof/>
                <w:webHidden/>
              </w:rPr>
              <w:instrText xml:space="preserve"> PAGEREF _Toc228831360 \h </w:instrText>
            </w:r>
            <w:r>
              <w:rPr>
                <w:noProof/>
                <w:webHidden/>
              </w:rPr>
            </w:r>
            <w:r>
              <w:rPr>
                <w:noProof/>
                <w:webHidden/>
              </w:rPr>
              <w:fldChar w:fldCharType="separate"/>
            </w:r>
            <w:r w:rsidR="00DA6CD7">
              <w:rPr>
                <w:noProof/>
                <w:webHidden/>
              </w:rPr>
              <w:t>29</w:t>
            </w:r>
            <w:r>
              <w:rPr>
                <w:noProof/>
                <w:webHidden/>
              </w:rPr>
              <w:fldChar w:fldCharType="end"/>
            </w:r>
          </w:hyperlink>
        </w:p>
        <w:p w14:paraId="7545D651" w14:textId="4FC98B3F"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61" w:history="1">
            <w:r w:rsidRPr="00017768">
              <w:rPr>
                <w:rStyle w:val="Hiperhivatkozs"/>
                <w:noProof/>
              </w:rPr>
              <w:t>3.4.3</w:t>
            </w:r>
            <w:r>
              <w:rPr>
                <w:rFonts w:eastAsiaTheme="minorEastAsia"/>
                <w:noProof/>
                <w:kern w:val="2"/>
                <w:sz w:val="24"/>
                <w:szCs w:val="24"/>
                <w:lang w:eastAsia="hu-HU"/>
                <w14:ligatures w14:val="standardContextual"/>
              </w:rPr>
              <w:tab/>
            </w:r>
            <w:r w:rsidRPr="00017768">
              <w:rPr>
                <w:rStyle w:val="Hiperhivatkozs"/>
                <w:noProof/>
              </w:rPr>
              <w:t>Pályák böngészése</w:t>
            </w:r>
            <w:r>
              <w:rPr>
                <w:noProof/>
                <w:webHidden/>
              </w:rPr>
              <w:tab/>
            </w:r>
            <w:r>
              <w:rPr>
                <w:noProof/>
                <w:webHidden/>
              </w:rPr>
              <w:fldChar w:fldCharType="begin"/>
            </w:r>
            <w:r>
              <w:rPr>
                <w:noProof/>
                <w:webHidden/>
              </w:rPr>
              <w:instrText xml:space="preserve"> PAGEREF _Toc228831361 \h </w:instrText>
            </w:r>
            <w:r>
              <w:rPr>
                <w:noProof/>
                <w:webHidden/>
              </w:rPr>
            </w:r>
            <w:r>
              <w:rPr>
                <w:noProof/>
                <w:webHidden/>
              </w:rPr>
              <w:fldChar w:fldCharType="separate"/>
            </w:r>
            <w:r w:rsidR="00DA6CD7">
              <w:rPr>
                <w:noProof/>
                <w:webHidden/>
              </w:rPr>
              <w:t>30</w:t>
            </w:r>
            <w:r>
              <w:rPr>
                <w:noProof/>
                <w:webHidden/>
              </w:rPr>
              <w:fldChar w:fldCharType="end"/>
            </w:r>
          </w:hyperlink>
        </w:p>
        <w:p w14:paraId="133BCCF3" w14:textId="685F9317"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62" w:history="1">
            <w:r w:rsidRPr="00017768">
              <w:rPr>
                <w:rStyle w:val="Hiperhivatkozs"/>
                <w:noProof/>
              </w:rPr>
              <w:t>3.4.4</w:t>
            </w:r>
            <w:r>
              <w:rPr>
                <w:rFonts w:eastAsiaTheme="minorEastAsia"/>
                <w:noProof/>
                <w:kern w:val="2"/>
                <w:sz w:val="24"/>
                <w:szCs w:val="24"/>
                <w:lang w:eastAsia="hu-HU"/>
                <w14:ligatures w14:val="standardContextual"/>
              </w:rPr>
              <w:tab/>
            </w:r>
            <w:r w:rsidRPr="00017768">
              <w:rPr>
                <w:rStyle w:val="Hiperhivatkozs"/>
                <w:noProof/>
              </w:rPr>
              <w:t>Pályaoldal</w:t>
            </w:r>
            <w:r>
              <w:rPr>
                <w:noProof/>
                <w:webHidden/>
              </w:rPr>
              <w:tab/>
            </w:r>
            <w:r>
              <w:rPr>
                <w:noProof/>
                <w:webHidden/>
              </w:rPr>
              <w:fldChar w:fldCharType="begin"/>
            </w:r>
            <w:r>
              <w:rPr>
                <w:noProof/>
                <w:webHidden/>
              </w:rPr>
              <w:instrText xml:space="preserve"> PAGEREF _Toc228831362 \h </w:instrText>
            </w:r>
            <w:r>
              <w:rPr>
                <w:noProof/>
                <w:webHidden/>
              </w:rPr>
            </w:r>
            <w:r>
              <w:rPr>
                <w:noProof/>
                <w:webHidden/>
              </w:rPr>
              <w:fldChar w:fldCharType="separate"/>
            </w:r>
            <w:r w:rsidR="00DA6CD7">
              <w:rPr>
                <w:noProof/>
                <w:webHidden/>
              </w:rPr>
              <w:t>30</w:t>
            </w:r>
            <w:r>
              <w:rPr>
                <w:noProof/>
                <w:webHidden/>
              </w:rPr>
              <w:fldChar w:fldCharType="end"/>
            </w:r>
          </w:hyperlink>
        </w:p>
        <w:p w14:paraId="783252ED" w14:textId="0E88436C"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63" w:history="1">
            <w:r w:rsidRPr="00017768">
              <w:rPr>
                <w:rStyle w:val="Hiperhivatkozs"/>
                <w:noProof/>
              </w:rPr>
              <w:t>3.4.5</w:t>
            </w:r>
            <w:r>
              <w:rPr>
                <w:rFonts w:eastAsiaTheme="minorEastAsia"/>
                <w:noProof/>
                <w:kern w:val="2"/>
                <w:sz w:val="24"/>
                <w:szCs w:val="24"/>
                <w:lang w:eastAsia="hu-HU"/>
                <w14:ligatures w14:val="standardContextual"/>
              </w:rPr>
              <w:tab/>
            </w:r>
            <w:r w:rsidRPr="00017768">
              <w:rPr>
                <w:rStyle w:val="Hiperhivatkozs"/>
                <w:noProof/>
              </w:rPr>
              <w:t>Játékmenet</w:t>
            </w:r>
            <w:r>
              <w:rPr>
                <w:noProof/>
                <w:webHidden/>
              </w:rPr>
              <w:tab/>
            </w:r>
            <w:r>
              <w:rPr>
                <w:noProof/>
                <w:webHidden/>
              </w:rPr>
              <w:fldChar w:fldCharType="begin"/>
            </w:r>
            <w:r>
              <w:rPr>
                <w:noProof/>
                <w:webHidden/>
              </w:rPr>
              <w:instrText xml:space="preserve"> PAGEREF _Toc228831363 \h </w:instrText>
            </w:r>
            <w:r>
              <w:rPr>
                <w:noProof/>
                <w:webHidden/>
              </w:rPr>
            </w:r>
            <w:r>
              <w:rPr>
                <w:noProof/>
                <w:webHidden/>
              </w:rPr>
              <w:fldChar w:fldCharType="separate"/>
            </w:r>
            <w:r w:rsidR="00DA6CD7">
              <w:rPr>
                <w:noProof/>
                <w:webHidden/>
              </w:rPr>
              <w:t>30</w:t>
            </w:r>
            <w:r>
              <w:rPr>
                <w:noProof/>
                <w:webHidden/>
              </w:rPr>
              <w:fldChar w:fldCharType="end"/>
            </w:r>
          </w:hyperlink>
        </w:p>
        <w:p w14:paraId="3DA44755" w14:textId="409F8A85" w:rsidR="00E37572" w:rsidRDefault="00E37572">
          <w:pPr>
            <w:pStyle w:val="TJ3"/>
            <w:tabs>
              <w:tab w:val="left" w:pos="1200"/>
              <w:tab w:val="right" w:leader="dot" w:pos="9062"/>
            </w:tabs>
            <w:rPr>
              <w:rFonts w:eastAsiaTheme="minorEastAsia"/>
              <w:noProof/>
              <w:kern w:val="2"/>
              <w:sz w:val="24"/>
              <w:szCs w:val="24"/>
              <w:lang w:eastAsia="hu-HU"/>
              <w14:ligatures w14:val="standardContextual"/>
            </w:rPr>
          </w:pPr>
          <w:hyperlink w:anchor="_Toc228831364" w:history="1">
            <w:r w:rsidRPr="00017768">
              <w:rPr>
                <w:rStyle w:val="Hiperhivatkozs"/>
                <w:noProof/>
              </w:rPr>
              <w:t>3.4.6</w:t>
            </w:r>
            <w:r>
              <w:rPr>
                <w:rFonts w:eastAsiaTheme="minorEastAsia"/>
                <w:noProof/>
                <w:kern w:val="2"/>
                <w:sz w:val="24"/>
                <w:szCs w:val="24"/>
                <w:lang w:eastAsia="hu-HU"/>
                <w14:ligatures w14:val="standardContextual"/>
              </w:rPr>
              <w:tab/>
            </w:r>
            <w:r w:rsidRPr="00017768">
              <w:rPr>
                <w:rStyle w:val="Hiperhivatkozs"/>
                <w:noProof/>
              </w:rPr>
              <w:t>Saját pálya készítése</w:t>
            </w:r>
            <w:r>
              <w:rPr>
                <w:noProof/>
                <w:webHidden/>
              </w:rPr>
              <w:tab/>
            </w:r>
            <w:r>
              <w:rPr>
                <w:noProof/>
                <w:webHidden/>
              </w:rPr>
              <w:fldChar w:fldCharType="begin"/>
            </w:r>
            <w:r>
              <w:rPr>
                <w:noProof/>
                <w:webHidden/>
              </w:rPr>
              <w:instrText xml:space="preserve"> PAGEREF _Toc228831364 \h </w:instrText>
            </w:r>
            <w:r>
              <w:rPr>
                <w:noProof/>
                <w:webHidden/>
              </w:rPr>
            </w:r>
            <w:r>
              <w:rPr>
                <w:noProof/>
                <w:webHidden/>
              </w:rPr>
              <w:fldChar w:fldCharType="separate"/>
            </w:r>
            <w:r w:rsidR="00DA6CD7">
              <w:rPr>
                <w:noProof/>
                <w:webHidden/>
              </w:rPr>
              <w:t>31</w:t>
            </w:r>
            <w:r>
              <w:rPr>
                <w:noProof/>
                <w:webHidden/>
              </w:rPr>
              <w:fldChar w:fldCharType="end"/>
            </w:r>
          </w:hyperlink>
        </w:p>
        <w:p w14:paraId="62515DD2" w14:textId="4D1091E3"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65" w:history="1">
            <w:r w:rsidRPr="00017768">
              <w:rPr>
                <w:rStyle w:val="Hiperhivatkozs"/>
                <w:noProof/>
              </w:rPr>
              <w:t>3.5</w:t>
            </w:r>
            <w:r>
              <w:rPr>
                <w:rFonts w:eastAsiaTheme="minorEastAsia"/>
                <w:noProof/>
                <w:kern w:val="2"/>
                <w:sz w:val="24"/>
                <w:szCs w:val="24"/>
                <w:lang w:eastAsia="hu-HU"/>
                <w14:ligatures w14:val="standardContextual"/>
              </w:rPr>
              <w:tab/>
            </w:r>
            <w:r w:rsidRPr="00017768">
              <w:rPr>
                <w:rStyle w:val="Hiperhivatkozs"/>
                <w:noProof/>
              </w:rPr>
              <w:t>Adminisztrációs felület</w:t>
            </w:r>
            <w:r>
              <w:rPr>
                <w:noProof/>
                <w:webHidden/>
              </w:rPr>
              <w:tab/>
            </w:r>
            <w:r>
              <w:rPr>
                <w:noProof/>
                <w:webHidden/>
              </w:rPr>
              <w:fldChar w:fldCharType="begin"/>
            </w:r>
            <w:r>
              <w:rPr>
                <w:noProof/>
                <w:webHidden/>
              </w:rPr>
              <w:instrText xml:space="preserve"> PAGEREF _Toc228831365 \h </w:instrText>
            </w:r>
            <w:r>
              <w:rPr>
                <w:noProof/>
                <w:webHidden/>
              </w:rPr>
            </w:r>
            <w:r>
              <w:rPr>
                <w:noProof/>
                <w:webHidden/>
              </w:rPr>
              <w:fldChar w:fldCharType="separate"/>
            </w:r>
            <w:r w:rsidR="00DA6CD7">
              <w:rPr>
                <w:noProof/>
                <w:webHidden/>
              </w:rPr>
              <w:t>31</w:t>
            </w:r>
            <w:r>
              <w:rPr>
                <w:noProof/>
                <w:webHidden/>
              </w:rPr>
              <w:fldChar w:fldCharType="end"/>
            </w:r>
          </w:hyperlink>
        </w:p>
        <w:p w14:paraId="6689283D" w14:textId="5DE54CB4"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66" w:history="1">
            <w:r w:rsidRPr="00017768">
              <w:rPr>
                <w:rStyle w:val="Hiperhivatkozs"/>
                <w:noProof/>
              </w:rPr>
              <w:t>3.6</w:t>
            </w:r>
            <w:r>
              <w:rPr>
                <w:rFonts w:eastAsiaTheme="minorEastAsia"/>
                <w:noProof/>
                <w:kern w:val="2"/>
                <w:sz w:val="24"/>
                <w:szCs w:val="24"/>
                <w:lang w:eastAsia="hu-HU"/>
                <w14:ligatures w14:val="standardContextual"/>
              </w:rPr>
              <w:tab/>
            </w:r>
            <w:r w:rsidRPr="00017768">
              <w:rPr>
                <w:rStyle w:val="Hiperhivatkozs"/>
                <w:noProof/>
              </w:rPr>
              <w:t>Hibajelzések</w:t>
            </w:r>
            <w:r>
              <w:rPr>
                <w:noProof/>
                <w:webHidden/>
              </w:rPr>
              <w:tab/>
            </w:r>
            <w:r>
              <w:rPr>
                <w:noProof/>
                <w:webHidden/>
              </w:rPr>
              <w:fldChar w:fldCharType="begin"/>
            </w:r>
            <w:r>
              <w:rPr>
                <w:noProof/>
                <w:webHidden/>
              </w:rPr>
              <w:instrText xml:space="preserve"> PAGEREF _Toc228831366 \h </w:instrText>
            </w:r>
            <w:r>
              <w:rPr>
                <w:noProof/>
                <w:webHidden/>
              </w:rPr>
            </w:r>
            <w:r>
              <w:rPr>
                <w:noProof/>
                <w:webHidden/>
              </w:rPr>
              <w:fldChar w:fldCharType="separate"/>
            </w:r>
            <w:r w:rsidR="00DA6CD7">
              <w:rPr>
                <w:noProof/>
                <w:webHidden/>
              </w:rPr>
              <w:t>31</w:t>
            </w:r>
            <w:r>
              <w:rPr>
                <w:noProof/>
                <w:webHidden/>
              </w:rPr>
              <w:fldChar w:fldCharType="end"/>
            </w:r>
          </w:hyperlink>
        </w:p>
        <w:p w14:paraId="36D99C07" w14:textId="18B913F6" w:rsidR="00E37572" w:rsidRDefault="00E37572">
          <w:pPr>
            <w:pStyle w:val="TJ1"/>
            <w:tabs>
              <w:tab w:val="left" w:pos="440"/>
              <w:tab w:val="right" w:leader="dot" w:pos="9062"/>
            </w:tabs>
            <w:rPr>
              <w:rFonts w:eastAsiaTheme="minorEastAsia"/>
              <w:noProof/>
              <w:kern w:val="2"/>
              <w:sz w:val="24"/>
              <w:szCs w:val="24"/>
              <w:lang w:eastAsia="hu-HU"/>
              <w14:ligatures w14:val="standardContextual"/>
            </w:rPr>
          </w:pPr>
          <w:hyperlink w:anchor="_Toc228831367" w:history="1">
            <w:r w:rsidRPr="00017768">
              <w:rPr>
                <w:rStyle w:val="Hiperhivatkozs"/>
                <w:noProof/>
              </w:rPr>
              <w:t>4</w:t>
            </w:r>
            <w:r>
              <w:rPr>
                <w:rFonts w:eastAsiaTheme="minorEastAsia"/>
                <w:noProof/>
                <w:kern w:val="2"/>
                <w:sz w:val="24"/>
                <w:szCs w:val="24"/>
                <w:lang w:eastAsia="hu-HU"/>
                <w14:ligatures w14:val="standardContextual"/>
              </w:rPr>
              <w:tab/>
            </w:r>
            <w:r w:rsidRPr="00017768">
              <w:rPr>
                <w:rStyle w:val="Hiperhivatkozs"/>
                <w:noProof/>
              </w:rPr>
              <w:t>Csapatmunka megvalósítása</w:t>
            </w:r>
            <w:r>
              <w:rPr>
                <w:noProof/>
                <w:webHidden/>
              </w:rPr>
              <w:tab/>
            </w:r>
            <w:r>
              <w:rPr>
                <w:noProof/>
                <w:webHidden/>
              </w:rPr>
              <w:fldChar w:fldCharType="begin"/>
            </w:r>
            <w:r>
              <w:rPr>
                <w:noProof/>
                <w:webHidden/>
              </w:rPr>
              <w:instrText xml:space="preserve"> PAGEREF _Toc228831367 \h </w:instrText>
            </w:r>
            <w:r>
              <w:rPr>
                <w:noProof/>
                <w:webHidden/>
              </w:rPr>
            </w:r>
            <w:r>
              <w:rPr>
                <w:noProof/>
                <w:webHidden/>
              </w:rPr>
              <w:fldChar w:fldCharType="separate"/>
            </w:r>
            <w:r w:rsidR="00DA6CD7">
              <w:rPr>
                <w:noProof/>
                <w:webHidden/>
              </w:rPr>
              <w:t>33</w:t>
            </w:r>
            <w:r>
              <w:rPr>
                <w:noProof/>
                <w:webHidden/>
              </w:rPr>
              <w:fldChar w:fldCharType="end"/>
            </w:r>
          </w:hyperlink>
        </w:p>
        <w:p w14:paraId="554399A6" w14:textId="122A3C88" w:rsidR="00E37572" w:rsidRDefault="00E37572">
          <w:pPr>
            <w:pStyle w:val="TJ1"/>
            <w:tabs>
              <w:tab w:val="left" w:pos="440"/>
              <w:tab w:val="right" w:leader="dot" w:pos="9062"/>
            </w:tabs>
            <w:rPr>
              <w:rFonts w:eastAsiaTheme="minorEastAsia"/>
              <w:noProof/>
              <w:kern w:val="2"/>
              <w:sz w:val="24"/>
              <w:szCs w:val="24"/>
              <w:lang w:eastAsia="hu-HU"/>
              <w14:ligatures w14:val="standardContextual"/>
            </w:rPr>
          </w:pPr>
          <w:hyperlink w:anchor="_Toc228831368" w:history="1">
            <w:r w:rsidRPr="00017768">
              <w:rPr>
                <w:rStyle w:val="Hiperhivatkozs"/>
                <w:noProof/>
                <w:bdr w:val="none" w:sz="0" w:space="0" w:color="auto" w:frame="1"/>
              </w:rPr>
              <w:t>5</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Összefoglalás</w:t>
            </w:r>
            <w:r>
              <w:rPr>
                <w:noProof/>
                <w:webHidden/>
              </w:rPr>
              <w:tab/>
            </w:r>
            <w:r>
              <w:rPr>
                <w:noProof/>
                <w:webHidden/>
              </w:rPr>
              <w:fldChar w:fldCharType="begin"/>
            </w:r>
            <w:r>
              <w:rPr>
                <w:noProof/>
                <w:webHidden/>
              </w:rPr>
              <w:instrText xml:space="preserve"> PAGEREF _Toc228831368 \h </w:instrText>
            </w:r>
            <w:r>
              <w:rPr>
                <w:noProof/>
                <w:webHidden/>
              </w:rPr>
            </w:r>
            <w:r>
              <w:rPr>
                <w:noProof/>
                <w:webHidden/>
              </w:rPr>
              <w:fldChar w:fldCharType="separate"/>
            </w:r>
            <w:r w:rsidR="00DA6CD7">
              <w:rPr>
                <w:noProof/>
                <w:webHidden/>
              </w:rPr>
              <w:t>34</w:t>
            </w:r>
            <w:r>
              <w:rPr>
                <w:noProof/>
                <w:webHidden/>
              </w:rPr>
              <w:fldChar w:fldCharType="end"/>
            </w:r>
          </w:hyperlink>
        </w:p>
        <w:p w14:paraId="1D6A5EBB" w14:textId="13C2B9BC"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69" w:history="1">
            <w:r w:rsidRPr="00017768">
              <w:rPr>
                <w:rStyle w:val="Hiperhivatkozs"/>
                <w:noProof/>
              </w:rPr>
              <w:t>5.1</w:t>
            </w:r>
            <w:r>
              <w:rPr>
                <w:rFonts w:eastAsiaTheme="minorEastAsia"/>
                <w:noProof/>
                <w:kern w:val="2"/>
                <w:sz w:val="24"/>
                <w:szCs w:val="24"/>
                <w:lang w:eastAsia="hu-HU"/>
                <w14:ligatures w14:val="standardContextual"/>
              </w:rPr>
              <w:tab/>
            </w:r>
            <w:r w:rsidRPr="00017768">
              <w:rPr>
                <w:rStyle w:val="Hiperhivatkozs"/>
                <w:noProof/>
              </w:rPr>
              <w:t>Projekt kezdete</w:t>
            </w:r>
            <w:r>
              <w:rPr>
                <w:noProof/>
                <w:webHidden/>
              </w:rPr>
              <w:tab/>
            </w:r>
            <w:r>
              <w:rPr>
                <w:noProof/>
                <w:webHidden/>
              </w:rPr>
              <w:fldChar w:fldCharType="begin"/>
            </w:r>
            <w:r>
              <w:rPr>
                <w:noProof/>
                <w:webHidden/>
              </w:rPr>
              <w:instrText xml:space="preserve"> PAGEREF _Toc228831369 \h </w:instrText>
            </w:r>
            <w:r>
              <w:rPr>
                <w:noProof/>
                <w:webHidden/>
              </w:rPr>
            </w:r>
            <w:r>
              <w:rPr>
                <w:noProof/>
                <w:webHidden/>
              </w:rPr>
              <w:fldChar w:fldCharType="separate"/>
            </w:r>
            <w:r w:rsidR="00DA6CD7">
              <w:rPr>
                <w:noProof/>
                <w:webHidden/>
              </w:rPr>
              <w:t>34</w:t>
            </w:r>
            <w:r>
              <w:rPr>
                <w:noProof/>
                <w:webHidden/>
              </w:rPr>
              <w:fldChar w:fldCharType="end"/>
            </w:r>
          </w:hyperlink>
        </w:p>
        <w:p w14:paraId="14C0F537" w14:textId="5916F045"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70" w:history="1">
            <w:r w:rsidRPr="00017768">
              <w:rPr>
                <w:rStyle w:val="Hiperhivatkozs"/>
                <w:noProof/>
              </w:rPr>
              <w:t>5.2</w:t>
            </w:r>
            <w:r>
              <w:rPr>
                <w:rFonts w:eastAsiaTheme="minorEastAsia"/>
                <w:noProof/>
                <w:kern w:val="2"/>
                <w:sz w:val="24"/>
                <w:szCs w:val="24"/>
                <w:lang w:eastAsia="hu-HU"/>
                <w14:ligatures w14:val="standardContextual"/>
              </w:rPr>
              <w:tab/>
            </w:r>
            <w:r w:rsidRPr="00017768">
              <w:rPr>
                <w:rStyle w:val="Hiperhivatkozs"/>
                <w:noProof/>
              </w:rPr>
              <w:t>Projekt során</w:t>
            </w:r>
            <w:r>
              <w:rPr>
                <w:noProof/>
                <w:webHidden/>
              </w:rPr>
              <w:tab/>
            </w:r>
            <w:r>
              <w:rPr>
                <w:noProof/>
                <w:webHidden/>
              </w:rPr>
              <w:fldChar w:fldCharType="begin"/>
            </w:r>
            <w:r>
              <w:rPr>
                <w:noProof/>
                <w:webHidden/>
              </w:rPr>
              <w:instrText xml:space="preserve"> PAGEREF _Toc228831370 \h </w:instrText>
            </w:r>
            <w:r>
              <w:rPr>
                <w:noProof/>
                <w:webHidden/>
              </w:rPr>
            </w:r>
            <w:r>
              <w:rPr>
                <w:noProof/>
                <w:webHidden/>
              </w:rPr>
              <w:fldChar w:fldCharType="separate"/>
            </w:r>
            <w:r w:rsidR="00DA6CD7">
              <w:rPr>
                <w:noProof/>
                <w:webHidden/>
              </w:rPr>
              <w:t>34</w:t>
            </w:r>
            <w:r>
              <w:rPr>
                <w:noProof/>
                <w:webHidden/>
              </w:rPr>
              <w:fldChar w:fldCharType="end"/>
            </w:r>
          </w:hyperlink>
        </w:p>
        <w:p w14:paraId="498C0B2F" w14:textId="59584EA3"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71" w:history="1">
            <w:r w:rsidRPr="00017768">
              <w:rPr>
                <w:rStyle w:val="Hiperhivatkozs"/>
                <w:noProof/>
              </w:rPr>
              <w:t>5.3</w:t>
            </w:r>
            <w:r>
              <w:rPr>
                <w:rFonts w:eastAsiaTheme="minorEastAsia"/>
                <w:noProof/>
                <w:kern w:val="2"/>
                <w:sz w:val="24"/>
                <w:szCs w:val="24"/>
                <w:lang w:eastAsia="hu-HU"/>
                <w14:ligatures w14:val="standardContextual"/>
              </w:rPr>
              <w:tab/>
            </w:r>
            <w:r w:rsidRPr="00017768">
              <w:rPr>
                <w:rStyle w:val="Hiperhivatkozs"/>
                <w:noProof/>
              </w:rPr>
              <w:t>Tanulságok és tapasztalatok</w:t>
            </w:r>
            <w:r>
              <w:rPr>
                <w:noProof/>
                <w:webHidden/>
              </w:rPr>
              <w:tab/>
            </w:r>
            <w:r>
              <w:rPr>
                <w:noProof/>
                <w:webHidden/>
              </w:rPr>
              <w:fldChar w:fldCharType="begin"/>
            </w:r>
            <w:r>
              <w:rPr>
                <w:noProof/>
                <w:webHidden/>
              </w:rPr>
              <w:instrText xml:space="preserve"> PAGEREF _Toc228831371 \h </w:instrText>
            </w:r>
            <w:r>
              <w:rPr>
                <w:noProof/>
                <w:webHidden/>
              </w:rPr>
            </w:r>
            <w:r>
              <w:rPr>
                <w:noProof/>
                <w:webHidden/>
              </w:rPr>
              <w:fldChar w:fldCharType="separate"/>
            </w:r>
            <w:r w:rsidR="00DA6CD7">
              <w:rPr>
                <w:noProof/>
                <w:webHidden/>
              </w:rPr>
              <w:t>34</w:t>
            </w:r>
            <w:r>
              <w:rPr>
                <w:noProof/>
                <w:webHidden/>
              </w:rPr>
              <w:fldChar w:fldCharType="end"/>
            </w:r>
          </w:hyperlink>
        </w:p>
        <w:p w14:paraId="1C95D980" w14:textId="0BF79DC7"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72" w:history="1">
            <w:r w:rsidRPr="00017768">
              <w:rPr>
                <w:rStyle w:val="Hiperhivatkozs"/>
                <w:noProof/>
                <w:bdr w:val="none" w:sz="0" w:space="0" w:color="auto" w:frame="1"/>
              </w:rPr>
              <w:t>5.4</w:t>
            </w:r>
            <w:r>
              <w:rPr>
                <w:rFonts w:eastAsiaTheme="minorEastAsia"/>
                <w:noProof/>
                <w:kern w:val="2"/>
                <w:sz w:val="24"/>
                <w:szCs w:val="24"/>
                <w:lang w:eastAsia="hu-HU"/>
                <w14:ligatures w14:val="standardContextual"/>
              </w:rPr>
              <w:tab/>
            </w:r>
            <w:r w:rsidRPr="00017768">
              <w:rPr>
                <w:rStyle w:val="Hiperhivatkozs"/>
                <w:noProof/>
                <w:bdr w:val="none" w:sz="0" w:space="0" w:color="auto" w:frame="1"/>
              </w:rPr>
              <w:t>A program jövője</w:t>
            </w:r>
            <w:r>
              <w:rPr>
                <w:noProof/>
                <w:webHidden/>
              </w:rPr>
              <w:tab/>
            </w:r>
            <w:r>
              <w:rPr>
                <w:noProof/>
                <w:webHidden/>
              </w:rPr>
              <w:fldChar w:fldCharType="begin"/>
            </w:r>
            <w:r>
              <w:rPr>
                <w:noProof/>
                <w:webHidden/>
              </w:rPr>
              <w:instrText xml:space="preserve"> PAGEREF _Toc228831372 \h </w:instrText>
            </w:r>
            <w:r>
              <w:rPr>
                <w:noProof/>
                <w:webHidden/>
              </w:rPr>
            </w:r>
            <w:r>
              <w:rPr>
                <w:noProof/>
                <w:webHidden/>
              </w:rPr>
              <w:fldChar w:fldCharType="separate"/>
            </w:r>
            <w:r w:rsidR="00DA6CD7">
              <w:rPr>
                <w:noProof/>
                <w:webHidden/>
              </w:rPr>
              <w:t>34</w:t>
            </w:r>
            <w:r>
              <w:rPr>
                <w:noProof/>
                <w:webHidden/>
              </w:rPr>
              <w:fldChar w:fldCharType="end"/>
            </w:r>
          </w:hyperlink>
        </w:p>
        <w:p w14:paraId="3BC5CBA8" w14:textId="1F1B7F59" w:rsidR="00E37572" w:rsidRDefault="00E37572">
          <w:pPr>
            <w:pStyle w:val="TJ1"/>
            <w:tabs>
              <w:tab w:val="left" w:pos="440"/>
              <w:tab w:val="right" w:leader="dot" w:pos="9062"/>
            </w:tabs>
            <w:rPr>
              <w:rFonts w:eastAsiaTheme="minorEastAsia"/>
              <w:noProof/>
              <w:kern w:val="2"/>
              <w:sz w:val="24"/>
              <w:szCs w:val="24"/>
              <w:lang w:eastAsia="hu-HU"/>
              <w14:ligatures w14:val="standardContextual"/>
            </w:rPr>
          </w:pPr>
          <w:hyperlink w:anchor="_Toc228831373" w:history="1">
            <w:r w:rsidRPr="00017768">
              <w:rPr>
                <w:rStyle w:val="Hiperhivatkozs"/>
                <w:noProof/>
              </w:rPr>
              <w:t>6</w:t>
            </w:r>
            <w:r>
              <w:rPr>
                <w:rFonts w:eastAsiaTheme="minorEastAsia"/>
                <w:noProof/>
                <w:kern w:val="2"/>
                <w:sz w:val="24"/>
                <w:szCs w:val="24"/>
                <w:lang w:eastAsia="hu-HU"/>
                <w14:ligatures w14:val="standardContextual"/>
              </w:rPr>
              <w:tab/>
            </w:r>
            <w:r w:rsidRPr="00017768">
              <w:rPr>
                <w:rStyle w:val="Hiperhivatkozs"/>
                <w:noProof/>
              </w:rPr>
              <w:t>Ábrajegyzék</w:t>
            </w:r>
            <w:r>
              <w:rPr>
                <w:noProof/>
                <w:webHidden/>
              </w:rPr>
              <w:tab/>
            </w:r>
            <w:r>
              <w:rPr>
                <w:noProof/>
                <w:webHidden/>
              </w:rPr>
              <w:fldChar w:fldCharType="begin"/>
            </w:r>
            <w:r>
              <w:rPr>
                <w:noProof/>
                <w:webHidden/>
              </w:rPr>
              <w:instrText xml:space="preserve"> PAGEREF _Toc228831373 \h </w:instrText>
            </w:r>
            <w:r>
              <w:rPr>
                <w:noProof/>
                <w:webHidden/>
              </w:rPr>
            </w:r>
            <w:r>
              <w:rPr>
                <w:noProof/>
                <w:webHidden/>
              </w:rPr>
              <w:fldChar w:fldCharType="separate"/>
            </w:r>
            <w:r w:rsidR="00DA6CD7">
              <w:rPr>
                <w:noProof/>
                <w:webHidden/>
              </w:rPr>
              <w:t>35</w:t>
            </w:r>
            <w:r>
              <w:rPr>
                <w:noProof/>
                <w:webHidden/>
              </w:rPr>
              <w:fldChar w:fldCharType="end"/>
            </w:r>
          </w:hyperlink>
        </w:p>
        <w:p w14:paraId="2E22C2CD" w14:textId="4B79110F" w:rsidR="00E37572" w:rsidRDefault="00E37572">
          <w:pPr>
            <w:pStyle w:val="TJ1"/>
            <w:tabs>
              <w:tab w:val="left" w:pos="440"/>
              <w:tab w:val="right" w:leader="dot" w:pos="9062"/>
            </w:tabs>
            <w:rPr>
              <w:rFonts w:eastAsiaTheme="minorEastAsia"/>
              <w:noProof/>
              <w:kern w:val="2"/>
              <w:sz w:val="24"/>
              <w:szCs w:val="24"/>
              <w:lang w:eastAsia="hu-HU"/>
              <w14:ligatures w14:val="standardContextual"/>
            </w:rPr>
          </w:pPr>
          <w:hyperlink w:anchor="_Toc228831374" w:history="1">
            <w:r w:rsidRPr="00017768">
              <w:rPr>
                <w:rStyle w:val="Hiperhivatkozs"/>
                <w:noProof/>
              </w:rPr>
              <w:t>7</w:t>
            </w:r>
            <w:r>
              <w:rPr>
                <w:rFonts w:eastAsiaTheme="minorEastAsia"/>
                <w:noProof/>
                <w:kern w:val="2"/>
                <w:sz w:val="24"/>
                <w:szCs w:val="24"/>
                <w:lang w:eastAsia="hu-HU"/>
                <w14:ligatures w14:val="standardContextual"/>
              </w:rPr>
              <w:tab/>
            </w:r>
            <w:r w:rsidRPr="00017768">
              <w:rPr>
                <w:rStyle w:val="Hiperhivatkozs"/>
                <w:noProof/>
              </w:rPr>
              <w:t>Irodalomjegyzék</w:t>
            </w:r>
            <w:r>
              <w:rPr>
                <w:noProof/>
                <w:webHidden/>
              </w:rPr>
              <w:tab/>
            </w:r>
            <w:r>
              <w:rPr>
                <w:noProof/>
                <w:webHidden/>
              </w:rPr>
              <w:fldChar w:fldCharType="begin"/>
            </w:r>
            <w:r>
              <w:rPr>
                <w:noProof/>
                <w:webHidden/>
              </w:rPr>
              <w:instrText xml:space="preserve"> PAGEREF _Toc228831374 \h </w:instrText>
            </w:r>
            <w:r>
              <w:rPr>
                <w:noProof/>
                <w:webHidden/>
              </w:rPr>
            </w:r>
            <w:r>
              <w:rPr>
                <w:noProof/>
                <w:webHidden/>
              </w:rPr>
              <w:fldChar w:fldCharType="separate"/>
            </w:r>
            <w:r w:rsidR="00DA6CD7">
              <w:rPr>
                <w:noProof/>
                <w:webHidden/>
              </w:rPr>
              <w:t>36</w:t>
            </w:r>
            <w:r>
              <w:rPr>
                <w:noProof/>
                <w:webHidden/>
              </w:rPr>
              <w:fldChar w:fldCharType="end"/>
            </w:r>
          </w:hyperlink>
        </w:p>
        <w:p w14:paraId="0697F2FD" w14:textId="02AE367C" w:rsidR="00E37572" w:rsidRDefault="00E37572">
          <w:pPr>
            <w:pStyle w:val="TJ2"/>
            <w:tabs>
              <w:tab w:val="left" w:pos="960"/>
              <w:tab w:val="right" w:leader="dot" w:pos="9062"/>
            </w:tabs>
            <w:rPr>
              <w:rFonts w:eastAsiaTheme="minorEastAsia"/>
              <w:noProof/>
              <w:kern w:val="2"/>
              <w:sz w:val="24"/>
              <w:szCs w:val="24"/>
              <w:lang w:eastAsia="hu-HU"/>
              <w14:ligatures w14:val="standardContextual"/>
            </w:rPr>
          </w:pPr>
          <w:hyperlink w:anchor="_Toc228831375" w:history="1">
            <w:r w:rsidRPr="00017768">
              <w:rPr>
                <w:rStyle w:val="Hiperhivatkozs"/>
                <w:noProof/>
              </w:rPr>
              <w:t>7.1</w:t>
            </w:r>
            <w:r>
              <w:rPr>
                <w:rFonts w:eastAsiaTheme="minorEastAsia"/>
                <w:noProof/>
                <w:kern w:val="2"/>
                <w:sz w:val="24"/>
                <w:szCs w:val="24"/>
                <w:lang w:eastAsia="hu-HU"/>
                <w14:ligatures w14:val="standardContextual"/>
              </w:rPr>
              <w:tab/>
            </w:r>
            <w:r w:rsidRPr="00017768">
              <w:rPr>
                <w:rStyle w:val="Hiperhivatkozs"/>
                <w:noProof/>
              </w:rPr>
              <w:t>Weboldalak</w:t>
            </w:r>
            <w:r>
              <w:rPr>
                <w:noProof/>
                <w:webHidden/>
              </w:rPr>
              <w:tab/>
            </w:r>
            <w:r>
              <w:rPr>
                <w:noProof/>
                <w:webHidden/>
              </w:rPr>
              <w:fldChar w:fldCharType="begin"/>
            </w:r>
            <w:r>
              <w:rPr>
                <w:noProof/>
                <w:webHidden/>
              </w:rPr>
              <w:instrText xml:space="preserve"> PAGEREF _Toc228831375 \h </w:instrText>
            </w:r>
            <w:r>
              <w:rPr>
                <w:noProof/>
                <w:webHidden/>
              </w:rPr>
            </w:r>
            <w:r>
              <w:rPr>
                <w:noProof/>
                <w:webHidden/>
              </w:rPr>
              <w:fldChar w:fldCharType="separate"/>
            </w:r>
            <w:r w:rsidR="00DA6CD7">
              <w:rPr>
                <w:noProof/>
                <w:webHidden/>
              </w:rPr>
              <w:t>36</w:t>
            </w:r>
            <w:r>
              <w:rPr>
                <w:noProof/>
                <w:webHidden/>
              </w:rPr>
              <w:fldChar w:fldCharType="end"/>
            </w:r>
          </w:hyperlink>
        </w:p>
        <w:p w14:paraId="19D70B04" w14:textId="0E519673" w:rsidR="008C5AEE" w:rsidRPr="007A4361" w:rsidRDefault="000E363D" w:rsidP="00A90D71">
          <w:pPr>
            <w:jc w:val="both"/>
            <w:rPr>
              <w:rStyle w:val="Knyvcme"/>
              <w:b w:val="0"/>
              <w:bCs w:val="0"/>
              <w:i w:val="0"/>
              <w:iCs w:val="0"/>
              <w:spacing w:val="0"/>
            </w:rPr>
            <w:sectPr w:rsidR="008C5AEE" w:rsidRPr="007A4361" w:rsidSect="00EE0D4A">
              <w:pgSz w:w="11906" w:h="16838"/>
              <w:pgMar w:top="1417" w:right="1417" w:bottom="1417" w:left="1417" w:header="708" w:footer="708" w:gutter="0"/>
              <w:cols w:space="708"/>
              <w:docGrid w:linePitch="360"/>
            </w:sectPr>
          </w:pPr>
          <w:r>
            <w:rPr>
              <w:b/>
              <w:bCs/>
            </w:rPr>
            <w:fldChar w:fldCharType="end"/>
          </w:r>
        </w:p>
      </w:sdtContent>
    </w:sdt>
    <w:p w14:paraId="17D2988B" w14:textId="29AA4299" w:rsidR="00B11153" w:rsidRPr="00B11153" w:rsidRDefault="00EF0D2E" w:rsidP="00F13BF2">
      <w:pPr>
        <w:pStyle w:val="Cmsor1"/>
      </w:pPr>
      <w:bookmarkStart w:id="0" w:name="_Toc228831310"/>
      <w:bookmarkStart w:id="1" w:name="_Toc228831287"/>
      <w:r w:rsidRPr="00B11153">
        <w:rPr>
          <w:rFonts w:cs="Times New Roman"/>
          <w:bdr w:val="none" w:sz="0" w:space="0" w:color="auto" w:frame="1"/>
        </w:rPr>
        <w:lastRenderedPageBreak/>
        <w:t>Bevezetés</w:t>
      </w:r>
      <w:bookmarkEnd w:id="0"/>
      <w:bookmarkEnd w:id="1"/>
    </w:p>
    <w:p w14:paraId="2AE1D405" w14:textId="77777777" w:rsidR="00EF0D2E" w:rsidRPr="00EF0D2E" w:rsidRDefault="00EF0D2E" w:rsidP="00A90D71">
      <w:pPr>
        <w:pStyle w:val="Cmsor2"/>
        <w:spacing w:line="360" w:lineRule="auto"/>
        <w:jc w:val="both"/>
        <w:rPr>
          <w:rFonts w:cs="Times New Roman"/>
          <w:bdr w:val="none" w:sz="0" w:space="0" w:color="auto" w:frame="1"/>
        </w:rPr>
      </w:pPr>
      <w:bookmarkStart w:id="2" w:name="_Toc228831311"/>
      <w:bookmarkStart w:id="3" w:name="_Toc228831288"/>
      <w:r w:rsidRPr="00EF0D2E">
        <w:rPr>
          <w:rFonts w:cs="Times New Roman"/>
          <w:bdr w:val="none" w:sz="0" w:space="0" w:color="auto" w:frame="1"/>
        </w:rPr>
        <w:t>A téma ismertetése és a program bemutatása</w:t>
      </w:r>
      <w:bookmarkEnd w:id="2"/>
      <w:bookmarkEnd w:id="3"/>
    </w:p>
    <w:p w14:paraId="348FA0BA" w14:textId="77777777" w:rsidR="00591598" w:rsidRDefault="00591598" w:rsidP="00A90D71">
      <w:pPr>
        <w:pStyle w:val="messagelistitem5126c"/>
        <w:spacing w:before="0" w:beforeAutospacing="0" w:after="0" w:afterAutospacing="0" w:line="360" w:lineRule="auto"/>
        <w:jc w:val="both"/>
        <w:textAlignment w:val="baseline"/>
        <w:rPr>
          <w:bdr w:val="none" w:sz="0" w:space="0" w:color="auto" w:frame="1"/>
        </w:rPr>
      </w:pPr>
      <w:r w:rsidRPr="00591598">
        <w:rPr>
          <w:bdr w:val="none" w:sz="0" w:space="0" w:color="auto" w:frame="1"/>
        </w:rPr>
        <w:t>Vizsgaprojektünk egy webes alapú, lokalizációs készségfejlesztő alkalmazás, a Lokea. A felhasználóknak különböző virtuális pályákon – például egy videójáték térképén – kell egy 360 fokos panorámakép alapján meghatározniuk a tartózkodási helyüket, majd azt megjelölniük egy interaktív térképen. A beépített helyszínek mellett a játékosok saját pályákat is létrehozhatnak, a megszerzett pontjaikat pedig egy globális ranglistán mérhetik össze a többi felhasználóval.</w:t>
      </w:r>
    </w:p>
    <w:p w14:paraId="0515E268" w14:textId="77777777" w:rsidR="00EF0D2E" w:rsidRPr="00EF0D2E" w:rsidRDefault="00EF0D2E" w:rsidP="00A90D71">
      <w:pPr>
        <w:pStyle w:val="Cmsor2"/>
        <w:spacing w:line="360" w:lineRule="auto"/>
        <w:jc w:val="both"/>
        <w:rPr>
          <w:rFonts w:cs="Times New Roman"/>
        </w:rPr>
      </w:pPr>
      <w:bookmarkStart w:id="4" w:name="_Toc228831312"/>
      <w:bookmarkStart w:id="5" w:name="_Toc228831289"/>
      <w:r w:rsidRPr="00EF0D2E">
        <w:rPr>
          <w:rFonts w:cs="Times New Roman"/>
          <w:bdr w:val="none" w:sz="0" w:space="0" w:color="auto" w:frame="1"/>
        </w:rPr>
        <w:t>Szakmai és hasznosulási célkitűzések</w:t>
      </w:r>
      <w:bookmarkEnd w:id="4"/>
      <w:bookmarkEnd w:id="5"/>
    </w:p>
    <w:p w14:paraId="339B534C" w14:textId="77777777" w:rsidR="0094709D" w:rsidRDefault="0094709D" w:rsidP="00A90D71">
      <w:pPr>
        <w:pStyle w:val="messagelistitem5126c"/>
        <w:spacing w:before="0" w:beforeAutospacing="0" w:after="0" w:afterAutospacing="0" w:line="360" w:lineRule="auto"/>
        <w:jc w:val="both"/>
        <w:textAlignment w:val="baseline"/>
        <w:rPr>
          <w:bdr w:val="none" w:sz="0" w:space="0" w:color="auto" w:frame="1"/>
        </w:rPr>
      </w:pPr>
      <w:r w:rsidRPr="0094709D">
        <w:rPr>
          <w:bdr w:val="none" w:sz="0" w:space="0" w:color="auto" w:frame="1"/>
        </w:rPr>
        <w:t>Szakmai célunk egy többrétegű webes alkalmazás létrehozása volt, amely a gyakorlatban is teszteli a szerver- és kliensoldali programozási, illetve az adatbázis-kezelési ismereteinket. A 360 fokos képek renderelését egy saját fejlesztésű C++ alapú motor biztosítja, az együttműködést pedig GitHub segítségével koordináltuk. A program gyakorlati célja, hogy játékos formában fejlessze a téri tájékozódást és a térképolvasási készséget, amely a mindennapos GPS-használat mellett sokszor háttérbe szorul.</w:t>
      </w:r>
    </w:p>
    <w:p w14:paraId="68D76831" w14:textId="77777777" w:rsidR="00EF0D2E" w:rsidRPr="00EF0D2E" w:rsidRDefault="00EF0D2E" w:rsidP="00A90D71">
      <w:pPr>
        <w:pStyle w:val="Cmsor2"/>
        <w:spacing w:line="360" w:lineRule="auto"/>
        <w:jc w:val="both"/>
        <w:rPr>
          <w:rFonts w:cs="Times New Roman"/>
          <w:bdr w:val="none" w:sz="0" w:space="0" w:color="auto" w:frame="1"/>
        </w:rPr>
      </w:pPr>
      <w:bookmarkStart w:id="6" w:name="_Toc228831313"/>
      <w:bookmarkStart w:id="7" w:name="_Toc228831290"/>
      <w:r w:rsidRPr="00EF0D2E">
        <w:rPr>
          <w:rFonts w:cs="Times New Roman"/>
          <w:bdr w:val="none" w:sz="0" w:space="0" w:color="auto" w:frame="1"/>
        </w:rPr>
        <w:t>Témaválasztás indoklása a készítők szemszögéből</w:t>
      </w:r>
      <w:bookmarkEnd w:id="6"/>
      <w:bookmarkEnd w:id="7"/>
    </w:p>
    <w:p w14:paraId="2AC51AFC" w14:textId="77777777" w:rsidR="000E3473" w:rsidRDefault="00C40534" w:rsidP="00A90D71">
      <w:pPr>
        <w:pStyle w:val="messagelistitem5126c"/>
        <w:spacing w:before="0" w:beforeAutospacing="0" w:after="0" w:afterAutospacing="0" w:line="360" w:lineRule="auto"/>
        <w:jc w:val="both"/>
        <w:textAlignment w:val="baseline"/>
        <w:rPr>
          <w:bdr w:val="none" w:sz="0" w:space="0" w:color="auto" w:frame="1"/>
        </w:rPr>
      </w:pPr>
      <w:r w:rsidRPr="00A90D71">
        <w:rPr>
          <w:lang w:eastAsia="en-US"/>
        </w:rPr>
        <w:t xml:space="preserve">A projekt alapötletét </w:t>
      </w:r>
      <w:r w:rsidR="004124B0" w:rsidRPr="00A90D71">
        <w:rPr>
          <w:lang w:eastAsia="en-US"/>
        </w:rPr>
        <w:t>egy</w:t>
      </w:r>
      <w:r w:rsidRPr="00A90D71">
        <w:rPr>
          <w:lang w:eastAsia="en-US"/>
        </w:rPr>
        <w:t xml:space="preserve"> már létező, panorámakép-alapú helymeghatározós játé</w:t>
      </w:r>
      <w:r w:rsidR="008B4AB1" w:rsidRPr="00A90D71">
        <w:rPr>
          <w:lang w:eastAsia="en-US"/>
        </w:rPr>
        <w:t>k</w:t>
      </w:r>
      <w:r w:rsidRPr="00A90D71">
        <w:rPr>
          <w:lang w:eastAsia="en-US"/>
        </w:rPr>
        <w:t xml:space="preserve"> adt</w:t>
      </w:r>
      <w:r w:rsidR="004124B0" w:rsidRPr="00A90D71">
        <w:rPr>
          <w:lang w:eastAsia="en-US"/>
        </w:rPr>
        <w:t>a</w:t>
      </w:r>
      <w:r w:rsidRPr="00A90D71">
        <w:rPr>
          <w:lang w:eastAsia="en-US"/>
        </w:rPr>
        <w:t xml:space="preserve">. Ezt a koncepciót szerettük volna </w:t>
      </w:r>
      <w:r w:rsidR="005B095E" w:rsidRPr="00A90D71">
        <w:rPr>
          <w:lang w:eastAsia="en-US"/>
        </w:rPr>
        <w:t>továbbfejleszteni</w:t>
      </w:r>
      <w:r w:rsidRPr="00A90D71">
        <w:rPr>
          <w:lang w:eastAsia="en-US"/>
        </w:rPr>
        <w:t xml:space="preserve"> olyan egyedi funkciókkal, mint a saját pályák készítésének lehetősége. A téma választása szakmailag azért volt előnyös, mert a projekt moduláris felépítése jól elkülöníthető fejlesztési feladatokra (frontend, felhasználókezelés, C++ játékmotor) bontható, így a csapat tagjai párhuzamosan és hatékonyan</w:t>
      </w:r>
      <w:r w:rsidRPr="00C40534">
        <w:rPr>
          <w:bdr w:val="none" w:sz="0" w:space="0" w:color="auto" w:frame="1"/>
        </w:rPr>
        <w:t xml:space="preserve"> tudtak rajta dolgozni.</w:t>
      </w:r>
      <w:r w:rsidR="000E3473">
        <w:rPr>
          <w:bdr w:val="none" w:sz="0" w:space="0" w:color="auto" w:frame="1"/>
        </w:rPr>
        <w:br w:type="page"/>
      </w:r>
    </w:p>
    <w:p w14:paraId="66A900B3" w14:textId="77777777" w:rsidR="0011198D" w:rsidRDefault="000E3473" w:rsidP="00A90D71">
      <w:pPr>
        <w:pStyle w:val="Cmsor1"/>
        <w:jc w:val="both"/>
        <w:rPr>
          <w:bdr w:val="none" w:sz="0" w:space="0" w:color="auto" w:frame="1"/>
        </w:rPr>
      </w:pPr>
      <w:bookmarkStart w:id="8" w:name="_Toc228831314"/>
      <w:bookmarkStart w:id="9" w:name="_Toc228831291"/>
      <w:r>
        <w:rPr>
          <w:bdr w:val="none" w:sz="0" w:space="0" w:color="auto" w:frame="1"/>
        </w:rPr>
        <w:lastRenderedPageBreak/>
        <w:t xml:space="preserve">Fejlesztői </w:t>
      </w:r>
      <w:r w:rsidRPr="00A02BD4">
        <w:t>dokumentáció</w:t>
      </w:r>
      <w:bookmarkEnd w:id="8"/>
      <w:bookmarkEnd w:id="9"/>
    </w:p>
    <w:p w14:paraId="7C8CB3FB" w14:textId="77777777" w:rsidR="008106A5" w:rsidRDefault="00E11F22" w:rsidP="00A90D71">
      <w:pPr>
        <w:pStyle w:val="Cmsor2"/>
        <w:jc w:val="both"/>
      </w:pPr>
      <w:bookmarkStart w:id="10" w:name="_Toc228831315"/>
      <w:bookmarkStart w:id="11" w:name="_Toc228831292"/>
      <w:r>
        <w:t>Bevezetés</w:t>
      </w:r>
      <w:bookmarkEnd w:id="10"/>
      <w:bookmarkEnd w:id="11"/>
    </w:p>
    <w:p w14:paraId="3CE1A609" w14:textId="77777777" w:rsidR="00A776A8" w:rsidRPr="00A776A8" w:rsidRDefault="00A776A8" w:rsidP="00A90D71">
      <w:pPr>
        <w:pStyle w:val="messagelistitem5126c"/>
        <w:spacing w:before="0" w:beforeAutospacing="0" w:after="0" w:afterAutospacing="0" w:line="360" w:lineRule="auto"/>
        <w:jc w:val="both"/>
        <w:textAlignment w:val="baseline"/>
        <w:rPr>
          <w:bdr w:val="none" w:sz="0" w:space="0" w:color="auto" w:frame="1"/>
        </w:rPr>
      </w:pPr>
      <w:r w:rsidRPr="00A776A8">
        <w:rPr>
          <w:bdr w:val="none" w:sz="0" w:space="0" w:color="auto" w:frame="1"/>
        </w:rPr>
        <w:t xml:space="preserve">A </w:t>
      </w:r>
      <w:r w:rsidR="00EE5FF0">
        <w:rPr>
          <w:bdr w:val="none" w:sz="0" w:space="0" w:color="auto" w:frame="1"/>
        </w:rPr>
        <w:t>vizsgaprojektünk</w:t>
      </w:r>
      <w:r w:rsidRPr="00A776A8">
        <w:rPr>
          <w:bdr w:val="none" w:sz="0" w:space="0" w:color="auto" w:frame="1"/>
        </w:rPr>
        <w:t xml:space="preserve"> szerveroldala egy Express alapú REST API-ra épül, amely a játékmenet, a felhasználói jogosultságkezelés, a térképszerkesztés, a képfeltöltések és az adminisztrációs funkciók kiszolgálásáért felel.</w:t>
      </w:r>
    </w:p>
    <w:p w14:paraId="37AB78DE" w14:textId="77777777" w:rsidR="00E11F22" w:rsidRDefault="00A776A8" w:rsidP="00A90D71">
      <w:pPr>
        <w:pStyle w:val="messagelistitem5126c"/>
        <w:spacing w:before="0" w:beforeAutospacing="0" w:after="0" w:afterAutospacing="0" w:line="360" w:lineRule="auto"/>
        <w:jc w:val="both"/>
        <w:textAlignment w:val="baseline"/>
        <w:rPr>
          <w:bdr w:val="none" w:sz="0" w:space="0" w:color="auto" w:frame="1"/>
        </w:rPr>
      </w:pPr>
      <w:r w:rsidRPr="00A776A8">
        <w:rPr>
          <w:bdr w:val="none" w:sz="0" w:space="0" w:color="auto" w:frame="1"/>
        </w:rPr>
        <w:t>A projekt szerkezetéből következően három fő technikai réteg különíthető el: a MySQL adatmodell, a Node.js/Express backend, illetve a böngészőben futó kliens és WebAssembly motor. A dokumentáció ennek megfelelően elsősorban a backend és az adatbázis oldalát tárgyalja, de ahol szükséges, kitér az engine és a frontend felé mutató csatlakozási pontokra is</w:t>
      </w:r>
      <w:r w:rsidR="00E11F22" w:rsidRPr="00E11F22">
        <w:rPr>
          <w:bdr w:val="none" w:sz="0" w:space="0" w:color="auto" w:frame="1"/>
        </w:rPr>
        <w:t>.</w:t>
      </w:r>
    </w:p>
    <w:p w14:paraId="45E688B0" w14:textId="2F470CF5" w:rsidR="001D1DCE" w:rsidRDefault="001D1DCE" w:rsidP="00A90D71">
      <w:pPr>
        <w:pStyle w:val="Cmsor2"/>
        <w:jc w:val="both"/>
        <w:rPr>
          <w:bdr w:val="none" w:sz="0" w:space="0" w:color="auto" w:frame="1"/>
        </w:rPr>
      </w:pPr>
      <w:bookmarkStart w:id="12" w:name="_Toc228831316"/>
      <w:bookmarkStart w:id="13" w:name="_Toc228831293"/>
      <w:r>
        <w:rPr>
          <w:bdr w:val="none" w:sz="0" w:space="0" w:color="auto" w:frame="1"/>
        </w:rPr>
        <w:t>Fejlesztőkörnyezet</w:t>
      </w:r>
      <w:bookmarkEnd w:id="12"/>
      <w:bookmarkEnd w:id="13"/>
    </w:p>
    <w:p w14:paraId="7F4C13F5" w14:textId="5E861C97" w:rsidR="00DE43E1" w:rsidRDefault="00F15242" w:rsidP="00A90D71">
      <w:pPr>
        <w:pStyle w:val="Cmsor3"/>
        <w:ind w:left="709"/>
        <w:jc w:val="both"/>
      </w:pPr>
      <w:bookmarkStart w:id="14" w:name="_Toc228831317"/>
      <w:bookmarkStart w:id="15" w:name="_Toc228831294"/>
      <w:r>
        <w:t>Hardverkörnyezet</w:t>
      </w:r>
      <w:bookmarkEnd w:id="14"/>
      <w:bookmarkEnd w:id="15"/>
    </w:p>
    <w:p w14:paraId="67E9610B" w14:textId="30D6C3E9" w:rsidR="000A0223" w:rsidRDefault="00DE43E1" w:rsidP="00A90D71">
      <w:pPr>
        <w:pStyle w:val="messagelistitem5126c"/>
        <w:spacing w:before="0" w:beforeAutospacing="0" w:after="0" w:afterAutospacing="0" w:line="360" w:lineRule="auto"/>
        <w:jc w:val="both"/>
        <w:textAlignment w:val="baseline"/>
        <w:rPr>
          <w:bdr w:val="none" w:sz="0" w:space="0" w:color="auto" w:frame="1"/>
        </w:rPr>
      </w:pPr>
      <w:r w:rsidRPr="00DE43E1">
        <w:rPr>
          <w:bdr w:val="none" w:sz="0" w:space="0" w:color="auto" w:frame="1"/>
        </w:rPr>
        <w:t>A fejlesztés során a csapat tagjai az alábbi hardverkörnyezeteket használták:</w:t>
      </w:r>
    </w:p>
    <w:tbl>
      <w:tblPr>
        <w:tblStyle w:val="Tblzatrcsos1vilgos"/>
        <w:tblW w:w="9634" w:type="dxa"/>
        <w:tblLook w:val="04A0" w:firstRow="1" w:lastRow="0" w:firstColumn="1" w:lastColumn="0" w:noHBand="0" w:noVBand="1"/>
      </w:tblPr>
      <w:tblGrid>
        <w:gridCol w:w="1262"/>
        <w:gridCol w:w="1568"/>
        <w:gridCol w:w="3804"/>
        <w:gridCol w:w="790"/>
        <w:gridCol w:w="2210"/>
      </w:tblGrid>
      <w:tr w:rsidR="002E0945" w14:paraId="4EA5D208" w14:textId="77777777" w:rsidTr="004857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dxa"/>
          </w:tcPr>
          <w:p w14:paraId="3A6AF0B8" w14:textId="737C3325" w:rsidR="002E0945" w:rsidRDefault="002E0945" w:rsidP="00A90D71">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Fejlesztő</w:t>
            </w:r>
          </w:p>
        </w:tc>
        <w:tc>
          <w:tcPr>
            <w:tcW w:w="1568" w:type="dxa"/>
          </w:tcPr>
          <w:p w14:paraId="33A18BE7" w14:textId="04419479" w:rsidR="002E0945" w:rsidRDefault="002E0945" w:rsidP="00A90D71">
            <w:pPr>
              <w:pStyle w:val="messagelistitem5126c"/>
              <w:spacing w:before="0" w:beforeAutospacing="0" w:after="0" w:afterAutospacing="0" w:line="360" w:lineRule="auto"/>
              <w:jc w:val="both"/>
              <w:textAlignment w:val="baseline"/>
              <w:cnfStyle w:val="100000000000" w:firstRow="1"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Processzor</w:t>
            </w:r>
          </w:p>
        </w:tc>
        <w:tc>
          <w:tcPr>
            <w:tcW w:w="3804" w:type="dxa"/>
          </w:tcPr>
          <w:p w14:paraId="2D3BBD7A" w14:textId="7E15DDED" w:rsidR="002E0945" w:rsidRDefault="002E0945" w:rsidP="00A90D71">
            <w:pPr>
              <w:pStyle w:val="messagelistitem5126c"/>
              <w:spacing w:before="0" w:beforeAutospacing="0" w:after="0" w:afterAutospacing="0" w:line="360" w:lineRule="auto"/>
              <w:jc w:val="both"/>
              <w:textAlignment w:val="baseline"/>
              <w:cnfStyle w:val="100000000000" w:firstRow="1"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Videókártya</w:t>
            </w:r>
          </w:p>
        </w:tc>
        <w:tc>
          <w:tcPr>
            <w:tcW w:w="790" w:type="dxa"/>
          </w:tcPr>
          <w:p w14:paraId="5780EB38" w14:textId="0652B022" w:rsidR="002E0945" w:rsidRDefault="002E0945" w:rsidP="00A90D71">
            <w:pPr>
              <w:pStyle w:val="messagelistitem5126c"/>
              <w:spacing w:before="0" w:beforeAutospacing="0" w:after="0" w:afterAutospacing="0" w:line="360" w:lineRule="auto"/>
              <w:jc w:val="both"/>
              <w:textAlignment w:val="baseline"/>
              <w:cnfStyle w:val="100000000000" w:firstRow="1"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RAM</w:t>
            </w:r>
          </w:p>
        </w:tc>
        <w:tc>
          <w:tcPr>
            <w:tcW w:w="2210" w:type="dxa"/>
          </w:tcPr>
          <w:p w14:paraId="07CC9611" w14:textId="7F225CFE" w:rsidR="002E0945" w:rsidRDefault="002E0945" w:rsidP="00A90D71">
            <w:pPr>
              <w:pStyle w:val="messagelistitem5126c"/>
              <w:spacing w:before="0" w:beforeAutospacing="0" w:after="0" w:afterAutospacing="0" w:line="360" w:lineRule="auto"/>
              <w:jc w:val="both"/>
              <w:textAlignment w:val="baseline"/>
              <w:cnfStyle w:val="100000000000" w:firstRow="1"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Operációs rendszer</w:t>
            </w:r>
          </w:p>
        </w:tc>
      </w:tr>
      <w:tr w:rsidR="002E0945" w14:paraId="1F3C432A" w14:textId="77777777" w:rsidTr="00485756">
        <w:tc>
          <w:tcPr>
            <w:cnfStyle w:val="001000000000" w:firstRow="0" w:lastRow="0" w:firstColumn="1" w:lastColumn="0" w:oddVBand="0" w:evenVBand="0" w:oddHBand="0" w:evenHBand="0" w:firstRowFirstColumn="0" w:firstRowLastColumn="0" w:lastRowFirstColumn="0" w:lastRowLastColumn="0"/>
            <w:tcW w:w="1262" w:type="dxa"/>
          </w:tcPr>
          <w:p w14:paraId="4A775E2A" w14:textId="0E86EB9F" w:rsidR="002E0945" w:rsidRDefault="002E0945" w:rsidP="00A90D71">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Eördögh Erik</w:t>
            </w:r>
          </w:p>
        </w:tc>
        <w:tc>
          <w:tcPr>
            <w:tcW w:w="1568" w:type="dxa"/>
          </w:tcPr>
          <w:p w14:paraId="60644241" w14:textId="3195B09D" w:rsidR="002E0945" w:rsidRDefault="007C0290"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 xml:space="preserve">AMD Ryzen </w:t>
            </w:r>
            <w:r w:rsidR="001F7743">
              <w:rPr>
                <w:bdr w:val="none" w:sz="0" w:space="0" w:color="auto" w:frame="1"/>
              </w:rPr>
              <w:t>5</w:t>
            </w:r>
            <w:r>
              <w:rPr>
                <w:bdr w:val="none" w:sz="0" w:space="0" w:color="auto" w:frame="1"/>
              </w:rPr>
              <w:t xml:space="preserve"> 7500F</w:t>
            </w:r>
          </w:p>
        </w:tc>
        <w:tc>
          <w:tcPr>
            <w:tcW w:w="3804" w:type="dxa"/>
          </w:tcPr>
          <w:p w14:paraId="6CFD74E4" w14:textId="49FE8E19" w:rsidR="002E0945" w:rsidRDefault="007D151B"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 xml:space="preserve">AMD </w:t>
            </w:r>
            <w:r w:rsidR="00AE128C">
              <w:rPr>
                <w:bdr w:val="none" w:sz="0" w:space="0" w:color="auto" w:frame="1"/>
              </w:rPr>
              <w:t>RX 6600 8 GB</w:t>
            </w:r>
          </w:p>
        </w:tc>
        <w:tc>
          <w:tcPr>
            <w:tcW w:w="790" w:type="dxa"/>
          </w:tcPr>
          <w:p w14:paraId="014E9F05" w14:textId="584E8C81" w:rsidR="002E0945" w:rsidRDefault="00812E30"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16GB</w:t>
            </w:r>
          </w:p>
        </w:tc>
        <w:tc>
          <w:tcPr>
            <w:tcW w:w="2210" w:type="dxa"/>
          </w:tcPr>
          <w:p w14:paraId="40372968" w14:textId="5B5681B2" w:rsidR="002E0945" w:rsidRDefault="00812E30"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 xml:space="preserve">Windows 11 </w:t>
            </w:r>
            <w:r w:rsidR="00056AF4">
              <w:rPr>
                <w:bdr w:val="none" w:sz="0" w:space="0" w:color="auto" w:frame="1"/>
              </w:rPr>
              <w:t>Pro</w:t>
            </w:r>
          </w:p>
        </w:tc>
      </w:tr>
      <w:tr w:rsidR="002E0945" w14:paraId="0A7AE277" w14:textId="77777777" w:rsidTr="00485756">
        <w:tc>
          <w:tcPr>
            <w:cnfStyle w:val="001000000000" w:firstRow="0" w:lastRow="0" w:firstColumn="1" w:lastColumn="0" w:oddVBand="0" w:evenVBand="0" w:oddHBand="0" w:evenHBand="0" w:firstRowFirstColumn="0" w:firstRowLastColumn="0" w:lastRowFirstColumn="0" w:lastRowLastColumn="0"/>
            <w:tcW w:w="1262" w:type="dxa"/>
          </w:tcPr>
          <w:p w14:paraId="65E97307" w14:textId="5D76AD64" w:rsidR="002E0945" w:rsidRDefault="002E0945" w:rsidP="00A90D71">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Pintér Bálint</w:t>
            </w:r>
          </w:p>
        </w:tc>
        <w:tc>
          <w:tcPr>
            <w:tcW w:w="1568" w:type="dxa"/>
          </w:tcPr>
          <w:p w14:paraId="47EECC67" w14:textId="68BC3E7F" w:rsidR="002E0945" w:rsidRDefault="00F30490"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Intel i7-9700</w:t>
            </w:r>
          </w:p>
        </w:tc>
        <w:tc>
          <w:tcPr>
            <w:tcW w:w="3804" w:type="dxa"/>
          </w:tcPr>
          <w:p w14:paraId="49593E66" w14:textId="6B29A41E" w:rsidR="002E0945" w:rsidRDefault="00F30490"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NVIDIA GeForce RTX 2070 SUPER</w:t>
            </w:r>
            <w:r w:rsidR="00671CB4">
              <w:rPr>
                <w:bdr w:val="none" w:sz="0" w:space="0" w:color="auto" w:frame="1"/>
              </w:rPr>
              <w:t xml:space="preserve"> 8 GB</w:t>
            </w:r>
          </w:p>
        </w:tc>
        <w:tc>
          <w:tcPr>
            <w:tcW w:w="790" w:type="dxa"/>
          </w:tcPr>
          <w:p w14:paraId="2F2464BC" w14:textId="629BD9BF" w:rsidR="002E0945" w:rsidRDefault="00F30490"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16GB</w:t>
            </w:r>
          </w:p>
        </w:tc>
        <w:tc>
          <w:tcPr>
            <w:tcW w:w="2210" w:type="dxa"/>
          </w:tcPr>
          <w:p w14:paraId="2239478E" w14:textId="5C830312" w:rsidR="002E0945" w:rsidRDefault="007277A6"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Windows 11 Pro</w:t>
            </w:r>
          </w:p>
        </w:tc>
      </w:tr>
      <w:tr w:rsidR="002E0945" w14:paraId="18BE1F5C" w14:textId="77777777" w:rsidTr="00485756">
        <w:tc>
          <w:tcPr>
            <w:cnfStyle w:val="001000000000" w:firstRow="0" w:lastRow="0" w:firstColumn="1" w:lastColumn="0" w:oddVBand="0" w:evenVBand="0" w:oddHBand="0" w:evenHBand="0" w:firstRowFirstColumn="0" w:firstRowLastColumn="0" w:lastRowFirstColumn="0" w:lastRowLastColumn="0"/>
            <w:tcW w:w="1262" w:type="dxa"/>
          </w:tcPr>
          <w:p w14:paraId="274E9479" w14:textId="46DD0CDC" w:rsidR="002E0945" w:rsidRDefault="002E0945" w:rsidP="00A90D71">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Varga Norbert</w:t>
            </w:r>
          </w:p>
        </w:tc>
        <w:tc>
          <w:tcPr>
            <w:tcW w:w="1568" w:type="dxa"/>
          </w:tcPr>
          <w:p w14:paraId="0CA2A400" w14:textId="24FFF5CE" w:rsidR="002E0945" w:rsidRDefault="002E0945"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Intel i5-13500</w:t>
            </w:r>
          </w:p>
        </w:tc>
        <w:tc>
          <w:tcPr>
            <w:tcW w:w="3804" w:type="dxa"/>
          </w:tcPr>
          <w:p w14:paraId="3FF0F602" w14:textId="1555B355" w:rsidR="002E0945" w:rsidRDefault="000D3918"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NVIDIA</w:t>
            </w:r>
            <w:r w:rsidR="003C3002">
              <w:rPr>
                <w:bdr w:val="none" w:sz="0" w:space="0" w:color="auto" w:frame="1"/>
              </w:rPr>
              <w:t xml:space="preserve"> GeForce RTX 4060 TI</w:t>
            </w:r>
            <w:r w:rsidR="003548F5">
              <w:rPr>
                <w:bdr w:val="none" w:sz="0" w:space="0" w:color="auto" w:frame="1"/>
              </w:rPr>
              <w:t xml:space="preserve"> 8 GB</w:t>
            </w:r>
          </w:p>
        </w:tc>
        <w:tc>
          <w:tcPr>
            <w:tcW w:w="790" w:type="dxa"/>
          </w:tcPr>
          <w:p w14:paraId="567A56C3" w14:textId="0C3DF51C" w:rsidR="002E0945" w:rsidRDefault="002E0945"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32GB</w:t>
            </w:r>
          </w:p>
        </w:tc>
        <w:tc>
          <w:tcPr>
            <w:tcW w:w="2210" w:type="dxa"/>
          </w:tcPr>
          <w:p w14:paraId="2E5F4A9C" w14:textId="47850485" w:rsidR="002E0945" w:rsidRDefault="00BE4160" w:rsidP="00A90D71">
            <w:pPr>
              <w:pStyle w:val="messagelistitem5126c"/>
              <w:spacing w:before="0" w:beforeAutospacing="0" w:after="0" w:afterAutospacing="0" w:line="360" w:lineRule="auto"/>
              <w:jc w:val="both"/>
              <w:textAlignment w:val="baseline"/>
              <w:cnfStyle w:val="000000000000" w:firstRow="0"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Windows</w:t>
            </w:r>
            <w:r w:rsidR="007277A6">
              <w:rPr>
                <w:bdr w:val="none" w:sz="0" w:space="0" w:color="auto" w:frame="1"/>
              </w:rPr>
              <w:t xml:space="preserve"> </w:t>
            </w:r>
            <w:r>
              <w:rPr>
                <w:bdr w:val="none" w:sz="0" w:space="0" w:color="auto" w:frame="1"/>
              </w:rPr>
              <w:t>11</w:t>
            </w:r>
            <w:r w:rsidR="00FF26F7">
              <w:rPr>
                <w:bdr w:val="none" w:sz="0" w:space="0" w:color="auto" w:frame="1"/>
              </w:rPr>
              <w:t xml:space="preserve"> </w:t>
            </w:r>
            <w:r w:rsidR="00F30490">
              <w:rPr>
                <w:bdr w:val="none" w:sz="0" w:space="0" w:color="auto" w:frame="1"/>
              </w:rPr>
              <w:t>Home</w:t>
            </w:r>
          </w:p>
        </w:tc>
      </w:tr>
    </w:tbl>
    <w:p w14:paraId="030B53DA" w14:textId="77777777" w:rsidR="00387A42" w:rsidRDefault="00387A42" w:rsidP="00A90D71">
      <w:pPr>
        <w:pStyle w:val="Cmsor3"/>
        <w:ind w:left="0" w:firstLine="0"/>
        <w:jc w:val="both"/>
        <w:rPr>
          <w:bdr w:val="none" w:sz="0" w:space="0" w:color="auto" w:frame="1"/>
        </w:rPr>
      </w:pPr>
      <w:bookmarkStart w:id="16" w:name="_Toc228831318"/>
      <w:bookmarkStart w:id="17" w:name="_Toc228831295"/>
      <w:bookmarkEnd w:id="16"/>
      <w:bookmarkEnd w:id="17"/>
    </w:p>
    <w:p w14:paraId="3A5ED2D6" w14:textId="64D2B8E0" w:rsidR="00387A42" w:rsidRDefault="00387A42" w:rsidP="00A90D71">
      <w:pPr>
        <w:pStyle w:val="Cmsor3"/>
        <w:jc w:val="both"/>
        <w:rPr>
          <w:bdr w:val="none" w:sz="0" w:space="0" w:color="auto" w:frame="1"/>
        </w:rPr>
      </w:pPr>
      <w:bookmarkStart w:id="18" w:name="_Toc228831319"/>
      <w:bookmarkStart w:id="19" w:name="_Toc228831296"/>
      <w:r>
        <w:rPr>
          <w:bdr w:val="none" w:sz="0" w:space="0" w:color="auto" w:frame="1"/>
        </w:rPr>
        <w:t>Szoftverkörnyezet</w:t>
      </w:r>
      <w:bookmarkEnd w:id="18"/>
      <w:bookmarkEnd w:id="19"/>
    </w:p>
    <w:p w14:paraId="5301D265" w14:textId="3DDD3BED" w:rsidR="00387A42" w:rsidRDefault="005C42A6" w:rsidP="00A90D71">
      <w:pPr>
        <w:jc w:val="both"/>
        <w:rPr>
          <w:rFonts w:ascii="Times New Roman" w:hAnsi="Times New Roman" w:cs="Times New Roman"/>
        </w:rPr>
      </w:pPr>
      <w:r w:rsidRPr="005C42A6">
        <w:rPr>
          <w:rFonts w:ascii="Times New Roman" w:hAnsi="Times New Roman" w:cs="Times New Roman"/>
        </w:rPr>
        <w:t>A fejlesztés során az alábbi szoftvereszközöket használtuk:</w:t>
      </w:r>
    </w:p>
    <w:tbl>
      <w:tblPr>
        <w:tblStyle w:val="Tblzatrcsos1vilgos"/>
        <w:tblW w:w="9712" w:type="dxa"/>
        <w:tblLook w:val="04A0" w:firstRow="1" w:lastRow="0" w:firstColumn="1" w:lastColumn="0" w:noHBand="0" w:noVBand="1"/>
      </w:tblPr>
      <w:tblGrid>
        <w:gridCol w:w="4855"/>
        <w:gridCol w:w="4857"/>
      </w:tblGrid>
      <w:tr w:rsidR="00F40AFB" w14:paraId="0ECCDFB5" w14:textId="77777777" w:rsidTr="00F40AFB">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4855" w:type="dxa"/>
          </w:tcPr>
          <w:p w14:paraId="7629C1C2" w14:textId="44756495" w:rsidR="00F40AFB" w:rsidRDefault="00F40AFB" w:rsidP="00A90D71">
            <w:pPr>
              <w:jc w:val="both"/>
              <w:rPr>
                <w:rFonts w:ascii="Times New Roman" w:hAnsi="Times New Roman" w:cs="Times New Roman"/>
              </w:rPr>
            </w:pPr>
            <w:r>
              <w:rPr>
                <w:rFonts w:ascii="Times New Roman" w:hAnsi="Times New Roman" w:cs="Times New Roman"/>
              </w:rPr>
              <w:t>Szoftver</w:t>
            </w:r>
          </w:p>
        </w:tc>
        <w:tc>
          <w:tcPr>
            <w:tcW w:w="4857" w:type="dxa"/>
          </w:tcPr>
          <w:p w14:paraId="4D5346B8" w14:textId="0C1D56ED" w:rsidR="00F40AFB" w:rsidRDefault="00F40AFB" w:rsidP="00A90D7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Felhasználás célja</w:t>
            </w:r>
          </w:p>
        </w:tc>
      </w:tr>
      <w:tr w:rsidR="00F40AFB" w14:paraId="73079E4A" w14:textId="77777777" w:rsidTr="00F40AFB">
        <w:trPr>
          <w:trHeight w:val="246"/>
        </w:trPr>
        <w:tc>
          <w:tcPr>
            <w:cnfStyle w:val="001000000000" w:firstRow="0" w:lastRow="0" w:firstColumn="1" w:lastColumn="0" w:oddVBand="0" w:evenVBand="0" w:oddHBand="0" w:evenHBand="0" w:firstRowFirstColumn="0" w:firstRowLastColumn="0" w:lastRowFirstColumn="0" w:lastRowLastColumn="0"/>
            <w:tcW w:w="4855" w:type="dxa"/>
          </w:tcPr>
          <w:p w14:paraId="64AED494" w14:textId="6F721712" w:rsidR="00F40AFB" w:rsidRPr="000A0A74" w:rsidRDefault="00F40AFB" w:rsidP="00A90D71">
            <w:pPr>
              <w:jc w:val="both"/>
              <w:rPr>
                <w:rFonts w:ascii="Times New Roman" w:hAnsi="Times New Roman" w:cs="Times New Roman"/>
                <w:b w:val="0"/>
                <w:bCs w:val="0"/>
              </w:rPr>
            </w:pPr>
            <w:r w:rsidRPr="000A0A74">
              <w:rPr>
                <w:rFonts w:ascii="Times New Roman" w:eastAsia="Times New Roman" w:hAnsi="Times New Roman" w:cs="Times New Roman"/>
                <w:b w:val="0"/>
                <w:bCs w:val="0"/>
                <w:sz w:val="24"/>
                <w:szCs w:val="24"/>
              </w:rPr>
              <w:t>Visual Studio Code</w:t>
            </w:r>
          </w:p>
        </w:tc>
        <w:tc>
          <w:tcPr>
            <w:tcW w:w="4857" w:type="dxa"/>
          </w:tcPr>
          <w:p w14:paraId="7A3C369A" w14:textId="4272AAFD" w:rsidR="00F40AFB" w:rsidRDefault="00F40AFB" w:rsidP="00A90D7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40AFB">
              <w:rPr>
                <w:rFonts w:ascii="Times New Roman" w:eastAsia="Times New Roman" w:hAnsi="Times New Roman" w:cs="Times New Roman"/>
                <w:sz w:val="24"/>
                <w:szCs w:val="24"/>
              </w:rPr>
              <w:t>Kódszerkesztő (frontend, backend)</w:t>
            </w:r>
          </w:p>
        </w:tc>
      </w:tr>
      <w:tr w:rsidR="00F40AFB" w14:paraId="226A233C" w14:textId="77777777" w:rsidTr="0085019B">
        <w:trPr>
          <w:trHeight w:val="312"/>
        </w:trPr>
        <w:tc>
          <w:tcPr>
            <w:cnfStyle w:val="001000000000" w:firstRow="0" w:lastRow="0" w:firstColumn="1" w:lastColumn="0" w:oddVBand="0" w:evenVBand="0" w:oddHBand="0" w:evenHBand="0" w:firstRowFirstColumn="0" w:firstRowLastColumn="0" w:lastRowFirstColumn="0" w:lastRowLastColumn="0"/>
            <w:tcW w:w="4855" w:type="dxa"/>
          </w:tcPr>
          <w:p w14:paraId="06506FE7" w14:textId="28F1E288" w:rsidR="00F40AFB" w:rsidRPr="000A0A74" w:rsidRDefault="00F40AFB" w:rsidP="00A90D71">
            <w:pPr>
              <w:jc w:val="both"/>
              <w:rPr>
                <w:rFonts w:ascii="Times New Roman" w:hAnsi="Times New Roman" w:cs="Times New Roman"/>
                <w:b w:val="0"/>
                <w:bCs w:val="0"/>
                <w:sz w:val="24"/>
                <w:szCs w:val="24"/>
              </w:rPr>
            </w:pPr>
            <w:r w:rsidRPr="000A0A74">
              <w:rPr>
                <w:rFonts w:ascii="Times New Roman" w:eastAsia="Times New Roman" w:hAnsi="Times New Roman" w:cs="Times New Roman"/>
                <w:b w:val="0"/>
                <w:bCs w:val="0"/>
                <w:sz w:val="24"/>
                <w:szCs w:val="24"/>
              </w:rPr>
              <w:t>Node.js</w:t>
            </w:r>
          </w:p>
        </w:tc>
        <w:tc>
          <w:tcPr>
            <w:tcW w:w="4857" w:type="dxa"/>
          </w:tcPr>
          <w:p w14:paraId="28641443" w14:textId="2F2167E8" w:rsidR="00F40AFB" w:rsidRPr="00F40AFB" w:rsidRDefault="00F40AFB" w:rsidP="00A90D7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0AFB">
              <w:rPr>
                <w:rFonts w:ascii="Times New Roman" w:eastAsia="Times New Roman" w:hAnsi="Times New Roman" w:cs="Times New Roman"/>
                <w:sz w:val="24"/>
                <w:szCs w:val="24"/>
              </w:rPr>
              <w:t>Szerver futtatókörnyezet</w:t>
            </w:r>
          </w:p>
        </w:tc>
      </w:tr>
      <w:tr w:rsidR="00F40AFB" w14:paraId="267217E7" w14:textId="77777777" w:rsidTr="00F40AFB">
        <w:trPr>
          <w:trHeight w:val="277"/>
        </w:trPr>
        <w:tc>
          <w:tcPr>
            <w:cnfStyle w:val="001000000000" w:firstRow="0" w:lastRow="0" w:firstColumn="1" w:lastColumn="0" w:oddVBand="0" w:evenVBand="0" w:oddHBand="0" w:evenHBand="0" w:firstRowFirstColumn="0" w:firstRowLastColumn="0" w:lastRowFirstColumn="0" w:lastRowLastColumn="0"/>
            <w:tcW w:w="4855" w:type="dxa"/>
          </w:tcPr>
          <w:p w14:paraId="5CD686EB" w14:textId="3CCEC223" w:rsidR="00F40AFB" w:rsidRPr="000A0A74" w:rsidRDefault="00F40AFB" w:rsidP="00A90D71">
            <w:pPr>
              <w:jc w:val="both"/>
              <w:rPr>
                <w:rFonts w:ascii="Times New Roman" w:hAnsi="Times New Roman" w:cs="Times New Roman"/>
                <w:b w:val="0"/>
                <w:bCs w:val="0"/>
                <w:sz w:val="24"/>
                <w:szCs w:val="24"/>
              </w:rPr>
            </w:pPr>
            <w:r w:rsidRPr="000A0A74">
              <w:rPr>
                <w:rFonts w:ascii="Times New Roman" w:eastAsia="Times New Roman" w:hAnsi="Times New Roman" w:cs="Times New Roman"/>
                <w:b w:val="0"/>
                <w:bCs w:val="0"/>
                <w:sz w:val="24"/>
                <w:szCs w:val="24"/>
              </w:rPr>
              <w:t>npm</w:t>
            </w:r>
          </w:p>
        </w:tc>
        <w:tc>
          <w:tcPr>
            <w:tcW w:w="4857" w:type="dxa"/>
          </w:tcPr>
          <w:p w14:paraId="5DE1471D" w14:textId="0D8D192A" w:rsidR="00F40AFB" w:rsidRPr="00F40AFB" w:rsidRDefault="00F40AFB" w:rsidP="00A90D7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0AFB">
              <w:rPr>
                <w:rFonts w:ascii="Times New Roman" w:eastAsia="Times New Roman" w:hAnsi="Times New Roman" w:cs="Times New Roman"/>
                <w:sz w:val="24"/>
                <w:szCs w:val="24"/>
              </w:rPr>
              <w:t>Csomagkezelő</w:t>
            </w:r>
          </w:p>
        </w:tc>
      </w:tr>
      <w:tr w:rsidR="00F40AFB" w14:paraId="302252AF" w14:textId="77777777" w:rsidTr="00F40AFB">
        <w:trPr>
          <w:trHeight w:val="277"/>
        </w:trPr>
        <w:tc>
          <w:tcPr>
            <w:cnfStyle w:val="001000000000" w:firstRow="0" w:lastRow="0" w:firstColumn="1" w:lastColumn="0" w:oddVBand="0" w:evenVBand="0" w:oddHBand="0" w:evenHBand="0" w:firstRowFirstColumn="0" w:firstRowLastColumn="0" w:lastRowFirstColumn="0" w:lastRowLastColumn="0"/>
            <w:tcW w:w="4855" w:type="dxa"/>
          </w:tcPr>
          <w:p w14:paraId="2CF3627B" w14:textId="6D3A983E" w:rsidR="00F40AFB" w:rsidRPr="000A0A74" w:rsidRDefault="0085019B" w:rsidP="00A90D71">
            <w:pPr>
              <w:jc w:val="both"/>
              <w:rPr>
                <w:rFonts w:ascii="Times New Roman" w:eastAsia="Times New Roman" w:hAnsi="Times New Roman" w:cs="Times New Roman"/>
                <w:b w:val="0"/>
                <w:bCs w:val="0"/>
                <w:sz w:val="24"/>
                <w:szCs w:val="24"/>
              </w:rPr>
            </w:pPr>
            <w:r w:rsidRPr="000A0A74">
              <w:rPr>
                <w:rFonts w:ascii="Times New Roman" w:eastAsia="Times New Roman" w:hAnsi="Times New Roman" w:cs="Times New Roman"/>
                <w:b w:val="0"/>
                <w:bCs w:val="0"/>
                <w:sz w:val="24"/>
                <w:szCs w:val="24"/>
              </w:rPr>
              <w:t>Xampp / Docker</w:t>
            </w:r>
          </w:p>
        </w:tc>
        <w:tc>
          <w:tcPr>
            <w:tcW w:w="4857" w:type="dxa"/>
          </w:tcPr>
          <w:p w14:paraId="2EA94E01" w14:textId="4DE06AE7" w:rsidR="00F40AFB" w:rsidRPr="00F40AFB" w:rsidRDefault="0085019B" w:rsidP="00A90D7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Adat-bázis kezelés</w:t>
            </w:r>
          </w:p>
        </w:tc>
      </w:tr>
      <w:tr w:rsidR="000A0A74" w14:paraId="592CE25D" w14:textId="77777777" w:rsidTr="00F40AFB">
        <w:trPr>
          <w:trHeight w:val="277"/>
        </w:trPr>
        <w:tc>
          <w:tcPr>
            <w:cnfStyle w:val="001000000000" w:firstRow="0" w:lastRow="0" w:firstColumn="1" w:lastColumn="0" w:oddVBand="0" w:evenVBand="0" w:oddHBand="0" w:evenHBand="0" w:firstRowFirstColumn="0" w:firstRowLastColumn="0" w:lastRowFirstColumn="0" w:lastRowLastColumn="0"/>
            <w:tcW w:w="4855" w:type="dxa"/>
          </w:tcPr>
          <w:p w14:paraId="53A43B2F" w14:textId="424AB6E9" w:rsidR="000A0A74" w:rsidRPr="000A0A74" w:rsidRDefault="000A0A74" w:rsidP="00A90D71">
            <w:pPr>
              <w:jc w:val="both"/>
              <w:rPr>
                <w:rFonts w:ascii="Times New Roman" w:eastAsia="Times New Roman" w:hAnsi="Times New Roman" w:cs="Times New Roman"/>
                <w:b w:val="0"/>
                <w:bCs w:val="0"/>
                <w:sz w:val="24"/>
                <w:szCs w:val="24"/>
              </w:rPr>
            </w:pPr>
            <w:r w:rsidRPr="000A0A74">
              <w:rPr>
                <w:rFonts w:ascii="Times New Roman" w:eastAsia="Times New Roman" w:hAnsi="Times New Roman" w:cs="Times New Roman"/>
                <w:b w:val="0"/>
                <w:bCs w:val="0"/>
                <w:sz w:val="24"/>
                <w:szCs w:val="24"/>
              </w:rPr>
              <w:t>Git</w:t>
            </w:r>
          </w:p>
        </w:tc>
        <w:tc>
          <w:tcPr>
            <w:tcW w:w="4857" w:type="dxa"/>
          </w:tcPr>
          <w:p w14:paraId="5E7F6AB1" w14:textId="6D5156BB" w:rsidR="000A0A74" w:rsidRDefault="000A0A74" w:rsidP="00A90D7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Verziókezelés</w:t>
            </w:r>
          </w:p>
        </w:tc>
      </w:tr>
      <w:tr w:rsidR="000A0A74" w14:paraId="42C5EA0C" w14:textId="77777777" w:rsidTr="00F40AFB">
        <w:trPr>
          <w:trHeight w:val="277"/>
        </w:trPr>
        <w:tc>
          <w:tcPr>
            <w:cnfStyle w:val="001000000000" w:firstRow="0" w:lastRow="0" w:firstColumn="1" w:lastColumn="0" w:oddVBand="0" w:evenVBand="0" w:oddHBand="0" w:evenHBand="0" w:firstRowFirstColumn="0" w:firstRowLastColumn="0" w:lastRowFirstColumn="0" w:lastRowLastColumn="0"/>
            <w:tcW w:w="4855" w:type="dxa"/>
          </w:tcPr>
          <w:p w14:paraId="769C6314" w14:textId="56A9EEA2" w:rsidR="000A0A74" w:rsidRPr="000A0A74" w:rsidRDefault="000A0A74" w:rsidP="00A90D71">
            <w:pPr>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Github</w:t>
            </w:r>
          </w:p>
        </w:tc>
        <w:tc>
          <w:tcPr>
            <w:tcW w:w="4857" w:type="dxa"/>
          </w:tcPr>
          <w:p w14:paraId="6891F737" w14:textId="6466501F" w:rsidR="000A0A74" w:rsidRDefault="008D4A70" w:rsidP="00A90D7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Távoli repository</w:t>
            </w:r>
          </w:p>
        </w:tc>
      </w:tr>
      <w:tr w:rsidR="008D4A70" w14:paraId="223B7C60" w14:textId="77777777" w:rsidTr="00F40AFB">
        <w:trPr>
          <w:trHeight w:val="277"/>
        </w:trPr>
        <w:tc>
          <w:tcPr>
            <w:cnfStyle w:val="001000000000" w:firstRow="0" w:lastRow="0" w:firstColumn="1" w:lastColumn="0" w:oddVBand="0" w:evenVBand="0" w:oddHBand="0" w:evenHBand="0" w:firstRowFirstColumn="0" w:firstRowLastColumn="0" w:lastRowFirstColumn="0" w:lastRowLastColumn="0"/>
            <w:tcW w:w="4855" w:type="dxa"/>
          </w:tcPr>
          <w:p w14:paraId="09C71AD3" w14:textId="1B87E259" w:rsidR="008D4A70" w:rsidRDefault="000C3ECB" w:rsidP="00A90D71">
            <w:pPr>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Google Chrome / Microsoft Edge / Opera </w:t>
            </w:r>
            <w:r w:rsidR="00C45169">
              <w:rPr>
                <w:rFonts w:ascii="Times New Roman" w:eastAsia="Times New Roman" w:hAnsi="Times New Roman" w:cs="Times New Roman"/>
                <w:b w:val="0"/>
                <w:bCs w:val="0"/>
                <w:sz w:val="24"/>
                <w:szCs w:val="24"/>
              </w:rPr>
              <w:t>GX</w:t>
            </w:r>
          </w:p>
        </w:tc>
        <w:tc>
          <w:tcPr>
            <w:tcW w:w="4857" w:type="dxa"/>
          </w:tcPr>
          <w:p w14:paraId="365CD3F0" w14:textId="075106C6" w:rsidR="008D4A70" w:rsidRDefault="00A1507E" w:rsidP="00A90D7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07E">
              <w:rPr>
                <w:rFonts w:ascii="Times New Roman" w:eastAsia="Times New Roman" w:hAnsi="Times New Roman" w:cs="Times New Roman"/>
                <w:sz w:val="24"/>
                <w:szCs w:val="24"/>
              </w:rPr>
              <w:t>Böngésző tesztelés, DevTools</w:t>
            </w:r>
          </w:p>
        </w:tc>
      </w:tr>
      <w:tr w:rsidR="00A1507E" w14:paraId="318F5849" w14:textId="77777777" w:rsidTr="00F40AFB">
        <w:trPr>
          <w:trHeight w:val="277"/>
        </w:trPr>
        <w:tc>
          <w:tcPr>
            <w:cnfStyle w:val="001000000000" w:firstRow="0" w:lastRow="0" w:firstColumn="1" w:lastColumn="0" w:oddVBand="0" w:evenVBand="0" w:oddHBand="0" w:evenHBand="0" w:firstRowFirstColumn="0" w:firstRowLastColumn="0" w:lastRowFirstColumn="0" w:lastRowLastColumn="0"/>
            <w:tcW w:w="4855" w:type="dxa"/>
          </w:tcPr>
          <w:p w14:paraId="395BFC12" w14:textId="68103AD8" w:rsidR="00A1507E" w:rsidRDefault="00A1507E" w:rsidP="00A90D71">
            <w:pPr>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Jest</w:t>
            </w:r>
          </w:p>
        </w:tc>
        <w:tc>
          <w:tcPr>
            <w:tcW w:w="4857" w:type="dxa"/>
          </w:tcPr>
          <w:p w14:paraId="18E202BA" w14:textId="07AB371C" w:rsidR="00A1507E" w:rsidRPr="00A1507E" w:rsidRDefault="00A1507E" w:rsidP="00A90D7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unit tesztelés</w:t>
            </w:r>
          </w:p>
        </w:tc>
      </w:tr>
      <w:tr w:rsidR="00AA3054" w14:paraId="02182F74" w14:textId="77777777" w:rsidTr="00F40AFB">
        <w:trPr>
          <w:trHeight w:val="277"/>
        </w:trPr>
        <w:tc>
          <w:tcPr>
            <w:cnfStyle w:val="001000000000" w:firstRow="0" w:lastRow="0" w:firstColumn="1" w:lastColumn="0" w:oddVBand="0" w:evenVBand="0" w:oddHBand="0" w:evenHBand="0" w:firstRowFirstColumn="0" w:firstRowLastColumn="0" w:lastRowFirstColumn="0" w:lastRowLastColumn="0"/>
            <w:tcW w:w="4855" w:type="dxa"/>
          </w:tcPr>
          <w:p w14:paraId="19E1D4DD" w14:textId="5726527A" w:rsidR="00AA3054" w:rsidRDefault="00AA3054" w:rsidP="00A90D71">
            <w:pPr>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Emscripten SDK</w:t>
            </w:r>
          </w:p>
        </w:tc>
        <w:tc>
          <w:tcPr>
            <w:tcW w:w="4857" w:type="dxa"/>
          </w:tcPr>
          <w:p w14:paraId="07AFE606" w14:textId="52A6567B" w:rsidR="00AA3054" w:rsidRDefault="00034B51" w:rsidP="00A90D7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EC0F51">
              <w:rPr>
                <w:rFonts w:ascii="Times New Roman" w:eastAsia="Times New Roman" w:hAnsi="Times New Roman" w:cs="Times New Roman"/>
                <w:sz w:val="24"/>
                <w:szCs w:val="24"/>
              </w:rPr>
              <w:t>-ból Webassembly fordító</w:t>
            </w:r>
          </w:p>
        </w:tc>
      </w:tr>
    </w:tbl>
    <w:p w14:paraId="16BFDF21" w14:textId="502A3CC1" w:rsidR="003C4977" w:rsidRDefault="009F24A7" w:rsidP="00A90D71">
      <w:pPr>
        <w:jc w:val="both"/>
        <w:rPr>
          <w:rFonts w:ascii="Times New Roman" w:hAnsi="Times New Roman" w:cs="Times New Roman"/>
        </w:rPr>
      </w:pPr>
      <w:r>
        <w:rPr>
          <w:rFonts w:ascii="Times New Roman" w:hAnsi="Times New Roman" w:cs="Times New Roman"/>
        </w:rPr>
        <w:br w:type="page"/>
      </w:r>
    </w:p>
    <w:p w14:paraId="12167809" w14:textId="2A3DF349" w:rsidR="009F24A7" w:rsidRDefault="009F24A7" w:rsidP="00A90D71">
      <w:pPr>
        <w:pStyle w:val="Cmsor3"/>
        <w:jc w:val="both"/>
      </w:pPr>
      <w:bookmarkStart w:id="20" w:name="_Toc228831320"/>
      <w:bookmarkStart w:id="21" w:name="_Toc228831297"/>
      <w:r>
        <w:lastRenderedPageBreak/>
        <w:t>A technológiai választás indoka</w:t>
      </w:r>
      <w:bookmarkEnd w:id="20"/>
      <w:bookmarkEnd w:id="21"/>
    </w:p>
    <w:p w14:paraId="48BDD477" w14:textId="0B8B0720" w:rsidR="00AA5C88" w:rsidRDefault="00BA7285" w:rsidP="00A90D7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A90D71">
        <w:rPr>
          <w:rFonts w:ascii="Times New Roman" w:eastAsia="Times New Roman" w:hAnsi="Times New Roman" w:cs="Times New Roman"/>
          <w:sz w:val="24"/>
          <w:szCs w:val="24"/>
        </w:rPr>
        <w:t>backend</w:t>
      </w:r>
      <w:r>
        <w:rPr>
          <w:rFonts w:ascii="Times New Roman" w:eastAsia="Times New Roman" w:hAnsi="Times New Roman" w:cs="Times New Roman"/>
          <w:sz w:val="24"/>
          <w:szCs w:val="24"/>
        </w:rPr>
        <w:t xml:space="preserve"> megvalósításához a </w:t>
      </w:r>
      <w:r w:rsidRPr="00A90D71">
        <w:rPr>
          <w:rFonts w:ascii="Times New Roman" w:eastAsia="Times New Roman" w:hAnsi="Times New Roman" w:cs="Times New Roman"/>
          <w:sz w:val="24"/>
          <w:szCs w:val="24"/>
        </w:rPr>
        <w:t>Node.js</w:t>
      </w:r>
      <w:r>
        <w:rPr>
          <w:rFonts w:ascii="Times New Roman" w:eastAsia="Times New Roman" w:hAnsi="Times New Roman" w:cs="Times New Roman"/>
          <w:sz w:val="24"/>
          <w:szCs w:val="24"/>
        </w:rPr>
        <w:t xml:space="preserve"> és az </w:t>
      </w:r>
      <w:r w:rsidRPr="00A90D71">
        <w:rPr>
          <w:rFonts w:ascii="Times New Roman" w:eastAsia="Times New Roman" w:hAnsi="Times New Roman" w:cs="Times New Roman"/>
          <w:sz w:val="24"/>
          <w:szCs w:val="24"/>
        </w:rPr>
        <w:t>Express</w:t>
      </w:r>
      <w:r>
        <w:rPr>
          <w:rFonts w:ascii="Times New Roman" w:eastAsia="Times New Roman" w:hAnsi="Times New Roman" w:cs="Times New Roman"/>
          <w:sz w:val="24"/>
          <w:szCs w:val="24"/>
        </w:rPr>
        <w:t xml:space="preserve"> keretrendszer mellett döntöttünk. </w:t>
      </w:r>
      <w:r w:rsidR="000563EB">
        <w:rPr>
          <w:rFonts w:ascii="Times New Roman" w:eastAsia="Times New Roman" w:hAnsi="Times New Roman" w:cs="Times New Roman"/>
          <w:sz w:val="24"/>
          <w:szCs w:val="24"/>
        </w:rPr>
        <w:t>Az Express könnyűsúlyú, minimalista keretrendszer, amely elegendő rugalmasságot biztosít egy RESTful API kialakításához anélkül, hogy felesleges komplexitást vinne a projektbe.</w:t>
      </w:r>
    </w:p>
    <w:p w14:paraId="23D6F047" w14:textId="77777777" w:rsidR="00172EC4" w:rsidRDefault="00172EC4" w:rsidP="00A90D71">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 </w:t>
      </w:r>
      <w:r w:rsidRPr="00A90D71">
        <w:rPr>
          <w:rFonts w:ascii="Times New Roman" w:eastAsia="Times New Roman" w:hAnsi="Times New Roman" w:cs="Times New Roman"/>
          <w:sz w:val="24"/>
          <w:szCs w:val="24"/>
        </w:rPr>
        <w:t>adatbázis</w:t>
      </w:r>
      <w:r>
        <w:rPr>
          <w:rFonts w:ascii="Times New Roman" w:eastAsia="Times New Roman" w:hAnsi="Times New Roman" w:cs="Times New Roman"/>
          <w:sz w:val="24"/>
          <w:szCs w:val="24"/>
        </w:rPr>
        <w:t xml:space="preserve"> oldalán a </w:t>
      </w:r>
      <w:r w:rsidRPr="00A90D71">
        <w:rPr>
          <w:rFonts w:ascii="Times New Roman" w:eastAsia="Times New Roman" w:hAnsi="Times New Roman" w:cs="Times New Roman"/>
          <w:sz w:val="24"/>
          <w:szCs w:val="24"/>
        </w:rPr>
        <w:t>MySQL</w:t>
      </w:r>
      <w:r>
        <w:rPr>
          <w:rFonts w:ascii="Times New Roman" w:eastAsia="Times New Roman" w:hAnsi="Times New Roman" w:cs="Times New Roman"/>
          <w:sz w:val="24"/>
          <w:szCs w:val="24"/>
        </w:rPr>
        <w:t xml:space="preserve"> relációs adatbázis-kezelőre esett a választás, mivel a játékmeneti adatok (felhasználók, pályák, pontok, tippek) természetüknél fogva táblázatos és relációs szerkezetűek. A MySQL széles körben elterjedt, jól dokumentált és a képzés során is megismert technológia.</w:t>
      </w:r>
    </w:p>
    <w:p w14:paraId="0ED39C77" w14:textId="6D80BEE2" w:rsidR="00172EC4" w:rsidRPr="00AA5C88" w:rsidRDefault="008A0349" w:rsidP="00A90D71">
      <w:pPr>
        <w:spacing w:after="120" w:line="360" w:lineRule="auto"/>
        <w:jc w:val="both"/>
      </w:pPr>
      <w:r w:rsidRPr="00F368D2">
        <w:rPr>
          <w:rFonts w:ascii="Times New Roman" w:eastAsia="Times New Roman" w:hAnsi="Times New Roman" w:cs="Times New Roman"/>
          <w:sz w:val="24"/>
          <w:szCs w:val="24"/>
        </w:rPr>
        <w:t xml:space="preserve">A </w:t>
      </w:r>
      <w:r w:rsidRPr="00A90D71">
        <w:rPr>
          <w:rFonts w:ascii="Times New Roman" w:eastAsia="Times New Roman" w:hAnsi="Times New Roman" w:cs="Times New Roman"/>
          <w:sz w:val="24"/>
          <w:szCs w:val="24"/>
        </w:rPr>
        <w:t>360 fokos panorámakép-renderelő motor</w:t>
      </w:r>
      <w:r w:rsidRPr="00F368D2">
        <w:rPr>
          <w:rFonts w:ascii="Times New Roman" w:eastAsia="Times New Roman" w:hAnsi="Times New Roman" w:cs="Times New Roman"/>
          <w:sz w:val="24"/>
          <w:szCs w:val="24"/>
        </w:rPr>
        <w:t xml:space="preserve"> C++ nyelven készült, és WebAssembly-re fordítottuk az Emscripten SDK segítségével. A C++ mellett szólt a teljesítményigényes grafikai számítások hatékony kezelése, a WebGL közvetlen elérése és a memória feletti precíz kontroll. A WebAssembly technológia lehetővé teszi, hogy a natív szintű teljesítményű kódot közvetlenül a böngészőben futtassuk, így a felhasználóknak semmilyen telepítésre nincs szükségük.</w:t>
      </w:r>
    </w:p>
    <w:p w14:paraId="4848AF12" w14:textId="77777777" w:rsidR="003F4673" w:rsidRDefault="003F4673" w:rsidP="00A90D71">
      <w:pPr>
        <w:pStyle w:val="Cmsor2"/>
        <w:jc w:val="both"/>
        <w:rPr>
          <w:rFonts w:eastAsia="Times New Roman"/>
          <w:lang w:eastAsia="hu-HU"/>
        </w:rPr>
      </w:pPr>
      <w:bookmarkStart w:id="22" w:name="_Toc228831321"/>
      <w:bookmarkStart w:id="23" w:name="_Toc228831298"/>
      <w:r w:rsidRPr="003F4673">
        <w:rPr>
          <w:rFonts w:eastAsia="Times New Roman"/>
          <w:lang w:eastAsia="hu-HU"/>
        </w:rPr>
        <w:t>Kialakított adatszerkezetek</w:t>
      </w:r>
      <w:bookmarkEnd w:id="22"/>
      <w:bookmarkEnd w:id="23"/>
    </w:p>
    <w:p w14:paraId="277117E3" w14:textId="77777777" w:rsidR="009F0C12" w:rsidRPr="009F0C12" w:rsidRDefault="009F0C12" w:rsidP="00A90D71">
      <w:pPr>
        <w:pStyle w:val="Cmsor3"/>
        <w:ind w:left="709"/>
        <w:jc w:val="both"/>
        <w:rPr>
          <w:lang w:eastAsia="hu-HU"/>
        </w:rPr>
      </w:pPr>
      <w:bookmarkStart w:id="24" w:name="_Toc228831322"/>
      <w:bookmarkStart w:id="25" w:name="_Toc228831299"/>
      <w:r w:rsidRPr="009F0C12">
        <w:rPr>
          <w:lang w:eastAsia="hu-HU"/>
        </w:rPr>
        <w:t>Adatbázis-séma áttekintése</w:t>
      </w:r>
      <w:bookmarkEnd w:id="24"/>
      <w:bookmarkEnd w:id="25"/>
    </w:p>
    <w:p w14:paraId="38AE2AD8" w14:textId="77777777" w:rsidR="003F4673" w:rsidRDefault="00C35D41" w:rsidP="00A90D71">
      <w:pPr>
        <w:pStyle w:val="messagelistitem5126c"/>
        <w:spacing w:before="0" w:beforeAutospacing="0" w:after="0" w:afterAutospacing="0" w:line="360" w:lineRule="auto"/>
        <w:jc w:val="both"/>
        <w:textAlignment w:val="baseline"/>
        <w:rPr>
          <w:bdr w:val="none" w:sz="0" w:space="0" w:color="auto" w:frame="1"/>
        </w:rPr>
      </w:pPr>
      <w:r w:rsidRPr="00C35D41">
        <w:rPr>
          <w:bdr w:val="none" w:sz="0" w:space="0" w:color="auto" w:frame="1"/>
        </w:rPr>
        <w:t>A rendszer MySQL adatbázist használ. Az adatbázis UTF-8 Hungarian collation beállítást használ. A táblastruktúra a felhasználói fiókokat, a létrehozott játékpályákat, a pályákon elhelyezett pontokat, a pontok közötti kapcsolatokat, a játékmeneti állapotot és a kiegészítő adatokat külön egyedekre bontja</w:t>
      </w:r>
      <w:r w:rsidR="003F4673" w:rsidRPr="003F4673">
        <w:rPr>
          <w:bdr w:val="none" w:sz="0" w:space="0" w:color="auto" w:frame="1"/>
        </w:rPr>
        <w:t>.</w:t>
      </w:r>
    </w:p>
    <w:p w14:paraId="24741316" w14:textId="77777777" w:rsidR="0009732F" w:rsidRDefault="00A1647C" w:rsidP="00A90D71">
      <w:pPr>
        <w:pStyle w:val="messagelistitem5126c"/>
        <w:keepNext/>
        <w:spacing w:before="0" w:beforeAutospacing="0" w:after="0" w:afterAutospacing="0" w:line="360" w:lineRule="auto"/>
        <w:jc w:val="both"/>
        <w:textAlignment w:val="baseline"/>
      </w:pPr>
      <w:r>
        <w:rPr>
          <w:noProof/>
        </w:rPr>
        <w:lastRenderedPageBreak/>
        <w:drawing>
          <wp:inline distT="0" distB="0" distL="0" distR="0" wp14:anchorId="7FB0D3C9" wp14:editId="3DB9C15A">
            <wp:extent cx="5760720" cy="3444240"/>
            <wp:effectExtent l="0" t="0" r="0" b="3810"/>
            <wp:docPr id="4" name="Áb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760720" cy="3444240"/>
                    </a:xfrm>
                    <a:prstGeom prst="rect">
                      <a:avLst/>
                    </a:prstGeom>
                  </pic:spPr>
                </pic:pic>
              </a:graphicData>
            </a:graphic>
          </wp:inline>
        </w:drawing>
      </w:r>
    </w:p>
    <w:p w14:paraId="140D0484" w14:textId="7A4406BC" w:rsidR="0009732F" w:rsidRDefault="006D33DF" w:rsidP="009F77B6">
      <w:pPr>
        <w:pStyle w:val="Kpalrs"/>
        <w:jc w:val="center"/>
      </w:pPr>
      <w:fldSimple w:instr=" STYLEREF 2 \s ">
        <w:bookmarkStart w:id="26" w:name="_Toc228831376"/>
        <w:r w:rsidR="00DA6CD7">
          <w:rPr>
            <w:noProof/>
          </w:rPr>
          <w:t>2.3</w:t>
        </w:r>
      </w:fldSimple>
      <w:r>
        <w:noBreakHyphen/>
      </w:r>
      <w:fldSimple w:instr=" SEQ ábra \* ARABIC \s 2 ">
        <w:r w:rsidR="00DA6CD7">
          <w:rPr>
            <w:noProof/>
          </w:rPr>
          <w:t>1</w:t>
        </w:r>
      </w:fldSimple>
      <w:r w:rsidR="0009732F">
        <w:t>.</w:t>
      </w:r>
      <w:r w:rsidR="0009732F" w:rsidRPr="00550DB7">
        <w:t xml:space="preserve"> ábra Az elkészített adatbázis[NV1.1] adatmodellje</w:t>
      </w:r>
      <w:bookmarkEnd w:id="26"/>
    </w:p>
    <w:p w14:paraId="751AD2FD" w14:textId="13404A6E" w:rsidR="003F4673" w:rsidRPr="0009732F" w:rsidRDefault="003F2325" w:rsidP="00A90D71">
      <w:pPr>
        <w:pStyle w:val="messagelistitem5126c"/>
        <w:keepNext/>
        <w:spacing w:before="0" w:beforeAutospacing="0" w:after="0" w:afterAutospacing="0" w:line="360" w:lineRule="auto"/>
        <w:jc w:val="both"/>
        <w:textAlignment w:val="baseline"/>
      </w:pPr>
      <w:r w:rsidRPr="003F2325">
        <w:rPr>
          <w:bdr w:val="none" w:sz="0" w:space="0" w:color="auto" w:frame="1"/>
        </w:rPr>
        <w:t>A</w:t>
      </w:r>
      <w:r>
        <w:rPr>
          <w:bdr w:val="none" w:sz="0" w:space="0" w:color="auto" w:frame="1"/>
        </w:rPr>
        <w:t xml:space="preserve">z </w:t>
      </w:r>
      <w:r w:rsidRPr="003F2325">
        <w:rPr>
          <w:bdr w:val="none" w:sz="0" w:space="0" w:color="auto" w:frame="1"/>
        </w:rPr>
        <w:t xml:space="preserve">adatmodell tervezése során a harmadik normálforma (3NF) kialakítására törekedtünk. A modell alapelve a normalizáltság: a képadatok külön </w:t>
      </w:r>
      <w:r w:rsidRPr="00BC5036">
        <w:rPr>
          <w:i/>
          <w:bdr w:val="none" w:sz="0" w:space="0" w:color="auto" w:frame="1"/>
        </w:rPr>
        <w:t>images</w:t>
      </w:r>
      <w:r w:rsidRPr="003F2325">
        <w:rPr>
          <w:bdr w:val="none" w:sz="0" w:space="0" w:color="auto" w:frame="1"/>
        </w:rPr>
        <w:t xml:space="preserve"> táblában szerepelnek, a pályák és a játékbeli pontok pedig külön egyedekben jelennek meg. Ez az architektúra minimalizálja az adatredundanciát és megkönnyíti az adatintegritás fenntartását</w:t>
      </w:r>
      <w:r w:rsidR="002D6059">
        <w:rPr>
          <w:bdr w:val="none" w:sz="0" w:space="0" w:color="auto" w:frame="1"/>
        </w:rPr>
        <w:t>.</w:t>
      </w:r>
    </w:p>
    <w:p w14:paraId="211D1B2A" w14:textId="77777777" w:rsidR="009F0C12" w:rsidRDefault="009F0C12" w:rsidP="00A90D71">
      <w:pPr>
        <w:pStyle w:val="Cmsor3"/>
        <w:ind w:left="709"/>
        <w:jc w:val="both"/>
        <w:rPr>
          <w:bdr w:val="none" w:sz="0" w:space="0" w:color="auto" w:frame="1"/>
        </w:rPr>
      </w:pPr>
      <w:bookmarkStart w:id="27" w:name="_Toc228831323"/>
      <w:bookmarkStart w:id="28" w:name="_Toc228831300"/>
      <w:r w:rsidRPr="009F0C12">
        <w:rPr>
          <w:bdr w:val="none" w:sz="0" w:space="0" w:color="auto" w:frame="1"/>
        </w:rPr>
        <w:t>Felhasználói és jogosultsági adatok</w:t>
      </w:r>
      <w:bookmarkEnd w:id="27"/>
      <w:bookmarkEnd w:id="28"/>
    </w:p>
    <w:p w14:paraId="74A7D96B" w14:textId="77777777" w:rsidR="004B29B4" w:rsidRPr="004B29B4" w:rsidRDefault="004B29B4" w:rsidP="00A90D71">
      <w:pPr>
        <w:pStyle w:val="messagelistitem5126c"/>
        <w:spacing w:before="0" w:beforeAutospacing="0" w:after="0" w:afterAutospacing="0" w:line="360" w:lineRule="auto"/>
        <w:jc w:val="both"/>
        <w:textAlignment w:val="baseline"/>
        <w:rPr>
          <w:bdr w:val="none" w:sz="0" w:space="0" w:color="auto" w:frame="1"/>
        </w:rPr>
      </w:pPr>
      <w:r w:rsidRPr="004B29B4">
        <w:rPr>
          <w:bdr w:val="none" w:sz="0" w:space="0" w:color="auto" w:frame="1"/>
        </w:rPr>
        <w:t xml:space="preserve">A </w:t>
      </w:r>
      <w:r w:rsidRPr="00DC7176">
        <w:rPr>
          <w:i/>
          <w:bdr w:val="none" w:sz="0" w:space="0" w:color="auto" w:frame="1"/>
        </w:rPr>
        <w:t>users</w:t>
      </w:r>
      <w:r w:rsidRPr="004B29B4">
        <w:rPr>
          <w:bdr w:val="none" w:sz="0" w:space="0" w:color="auto" w:frame="1"/>
        </w:rPr>
        <w:t xml:space="preserve"> tábla tartalmazza a hitelesítéshez és a személyes beállításokhoz szükséges adatokat. A </w:t>
      </w:r>
      <w:r w:rsidRPr="00BC5036">
        <w:rPr>
          <w:i/>
          <w:bdr w:val="none" w:sz="0" w:space="0" w:color="auto" w:frame="1"/>
        </w:rPr>
        <w:t>username</w:t>
      </w:r>
      <w:r w:rsidRPr="004B29B4">
        <w:rPr>
          <w:bdr w:val="none" w:sz="0" w:space="0" w:color="auto" w:frame="1"/>
        </w:rPr>
        <w:t xml:space="preserve"> és</w:t>
      </w:r>
      <w:r w:rsidR="004229A0">
        <w:rPr>
          <w:bdr w:val="none" w:sz="0" w:space="0" w:color="auto" w:frame="1"/>
        </w:rPr>
        <w:t xml:space="preserve"> az</w:t>
      </w:r>
      <w:r w:rsidRPr="004B29B4">
        <w:rPr>
          <w:bdr w:val="none" w:sz="0" w:space="0" w:color="auto" w:frame="1"/>
        </w:rPr>
        <w:t xml:space="preserve"> </w:t>
      </w:r>
      <w:r w:rsidRPr="00BC5036">
        <w:rPr>
          <w:i/>
          <w:bdr w:val="none" w:sz="0" w:space="0" w:color="auto" w:frame="1"/>
        </w:rPr>
        <w:t>email</w:t>
      </w:r>
      <w:r w:rsidRPr="004B29B4">
        <w:rPr>
          <w:bdr w:val="none" w:sz="0" w:space="0" w:color="auto" w:frame="1"/>
        </w:rPr>
        <w:t xml:space="preserve"> mezők egyediek, a </w:t>
      </w:r>
      <w:r w:rsidRPr="00BC5036">
        <w:rPr>
          <w:i/>
          <w:bdr w:val="none" w:sz="0" w:space="0" w:color="auto" w:frame="1"/>
        </w:rPr>
        <w:t>password</w:t>
      </w:r>
      <w:r w:rsidRPr="004B29B4">
        <w:rPr>
          <w:bdr w:val="none" w:sz="0" w:space="0" w:color="auto" w:frame="1"/>
        </w:rPr>
        <w:t xml:space="preserve"> </w:t>
      </w:r>
      <w:r w:rsidR="00C3209B">
        <w:rPr>
          <w:bdr w:val="none" w:sz="0" w:space="0" w:color="auto" w:frame="1"/>
        </w:rPr>
        <w:t xml:space="preserve">attribútum </w:t>
      </w:r>
      <w:r w:rsidRPr="004B29B4">
        <w:rPr>
          <w:bdr w:val="none" w:sz="0" w:space="0" w:color="auto" w:frame="1"/>
        </w:rPr>
        <w:t xml:space="preserve">biztonsági okokból bcrypt algoritmussal hashelve </w:t>
      </w:r>
      <w:r w:rsidR="00A60D35">
        <w:rPr>
          <w:bdr w:val="none" w:sz="0" w:space="0" w:color="auto" w:frame="1"/>
        </w:rPr>
        <w:t>kerül eltárolásra</w:t>
      </w:r>
      <w:r w:rsidRPr="004B29B4">
        <w:rPr>
          <w:bdr w:val="none" w:sz="0" w:space="0" w:color="auto" w:frame="1"/>
        </w:rPr>
        <w:t>. A séma külön kezeli a profilképet (</w:t>
      </w:r>
      <w:r w:rsidRPr="00BC5036">
        <w:rPr>
          <w:i/>
          <w:bdr w:val="none" w:sz="0" w:space="0" w:color="auto" w:frame="1"/>
        </w:rPr>
        <w:t>pfp</w:t>
      </w:r>
      <w:r w:rsidRPr="004B29B4">
        <w:rPr>
          <w:bdr w:val="none" w:sz="0" w:space="0" w:color="auto" w:frame="1"/>
        </w:rPr>
        <w:t>), a nyelvi preferenciát (</w:t>
      </w:r>
      <w:r w:rsidRPr="00BC5036">
        <w:rPr>
          <w:i/>
          <w:bdr w:val="none" w:sz="0" w:space="0" w:color="auto" w:frame="1"/>
        </w:rPr>
        <w:t>language</w:t>
      </w:r>
      <w:r w:rsidRPr="004B29B4">
        <w:rPr>
          <w:bdr w:val="none" w:sz="0" w:space="0" w:color="auto" w:frame="1"/>
        </w:rPr>
        <w:t>) és a sötét mód állapotát (</w:t>
      </w:r>
      <w:r w:rsidRPr="00BC5036">
        <w:rPr>
          <w:i/>
          <w:bdr w:val="none" w:sz="0" w:space="0" w:color="auto" w:frame="1"/>
        </w:rPr>
        <w:t>darkmode</w:t>
      </w:r>
      <w:r w:rsidRPr="004B29B4">
        <w:rPr>
          <w:bdr w:val="none" w:sz="0" w:space="0" w:color="auto" w:frame="1"/>
        </w:rPr>
        <w:t xml:space="preserve">). A </w:t>
      </w:r>
      <w:r w:rsidRPr="00BC5036">
        <w:rPr>
          <w:i/>
          <w:bdr w:val="none" w:sz="0" w:space="0" w:color="auto" w:frame="1"/>
        </w:rPr>
        <w:t>role</w:t>
      </w:r>
      <w:r w:rsidRPr="004B29B4">
        <w:rPr>
          <w:bdr w:val="none" w:sz="0" w:space="0" w:color="auto" w:frame="1"/>
        </w:rPr>
        <w:t xml:space="preserve"> oszlop a hierarchikus jogosultsági modellt (RBAC) írja le, amely három szintet különböztet meg:</w:t>
      </w:r>
    </w:p>
    <w:p w14:paraId="664CE2CB" w14:textId="77777777" w:rsidR="004B29B4" w:rsidRPr="004B29B4" w:rsidRDefault="004B29B4" w:rsidP="00A90D71">
      <w:pPr>
        <w:pStyle w:val="messagelistitem5126c"/>
        <w:numPr>
          <w:ilvl w:val="0"/>
          <w:numId w:val="3"/>
        </w:numPr>
        <w:spacing w:before="0" w:beforeAutospacing="0" w:after="0" w:afterAutospacing="0" w:line="360" w:lineRule="auto"/>
        <w:jc w:val="both"/>
        <w:textAlignment w:val="baseline"/>
        <w:rPr>
          <w:bdr w:val="none" w:sz="0" w:space="0" w:color="auto" w:frame="1"/>
        </w:rPr>
      </w:pPr>
      <w:r w:rsidRPr="00BC5036">
        <w:rPr>
          <w:i/>
          <w:bdr w:val="none" w:sz="0" w:space="0" w:color="auto" w:frame="1"/>
        </w:rPr>
        <w:t>user</w:t>
      </w:r>
      <w:r w:rsidRPr="004B29B4">
        <w:rPr>
          <w:bdr w:val="none" w:sz="0" w:space="0" w:color="auto" w:frame="1"/>
        </w:rPr>
        <w:t>: Alapértelmezett, normál játékos.</w:t>
      </w:r>
    </w:p>
    <w:p w14:paraId="2EA56894" w14:textId="77777777" w:rsidR="004B29B4" w:rsidRPr="004B29B4" w:rsidRDefault="004B29B4" w:rsidP="00A90D71">
      <w:pPr>
        <w:pStyle w:val="messagelistitem5126c"/>
        <w:numPr>
          <w:ilvl w:val="0"/>
          <w:numId w:val="3"/>
        </w:numPr>
        <w:spacing w:before="0" w:beforeAutospacing="0" w:after="0" w:afterAutospacing="0" w:line="360" w:lineRule="auto"/>
        <w:jc w:val="both"/>
        <w:textAlignment w:val="baseline"/>
        <w:rPr>
          <w:bdr w:val="none" w:sz="0" w:space="0" w:color="auto" w:frame="1"/>
        </w:rPr>
      </w:pPr>
      <w:r w:rsidRPr="00BC5036">
        <w:rPr>
          <w:i/>
          <w:bdr w:val="none" w:sz="0" w:space="0" w:color="auto" w:frame="1"/>
        </w:rPr>
        <w:t>ADMIN</w:t>
      </w:r>
      <w:r w:rsidRPr="004B29B4">
        <w:rPr>
          <w:bdr w:val="none" w:sz="0" w:space="0" w:color="auto" w:frame="1"/>
        </w:rPr>
        <w:t>: Rendszergazda, aki kezelheti a felhasználókat.</w:t>
      </w:r>
    </w:p>
    <w:p w14:paraId="1AA9BFA6" w14:textId="77777777" w:rsidR="004B29B4" w:rsidRPr="004B29B4" w:rsidRDefault="004B29B4" w:rsidP="00A90D71">
      <w:pPr>
        <w:pStyle w:val="messagelistitem5126c"/>
        <w:numPr>
          <w:ilvl w:val="0"/>
          <w:numId w:val="3"/>
        </w:numPr>
        <w:spacing w:before="0" w:beforeAutospacing="0" w:after="0" w:afterAutospacing="0" w:line="360" w:lineRule="auto"/>
        <w:jc w:val="both"/>
        <w:textAlignment w:val="baseline"/>
        <w:rPr>
          <w:bdr w:val="none" w:sz="0" w:space="0" w:color="auto" w:frame="1"/>
        </w:rPr>
      </w:pPr>
      <w:r w:rsidRPr="00BC5036">
        <w:rPr>
          <w:i/>
          <w:bdr w:val="none" w:sz="0" w:space="0" w:color="auto" w:frame="1"/>
        </w:rPr>
        <w:t>LORD</w:t>
      </w:r>
      <w:r w:rsidRPr="004B29B4">
        <w:rPr>
          <w:bdr w:val="none" w:sz="0" w:space="0" w:color="auto" w:frame="1"/>
        </w:rPr>
        <w:t xml:space="preserve">: Legfelsőbb szintű jogosultság, amely az adminisztrátori jogokon felül képes új </w:t>
      </w:r>
      <w:r w:rsidRPr="00BC5036">
        <w:rPr>
          <w:i/>
          <w:bdr w:val="none" w:sz="0" w:space="0" w:color="auto" w:frame="1"/>
        </w:rPr>
        <w:t>ADMIN</w:t>
      </w:r>
      <w:r w:rsidRPr="004B29B4">
        <w:rPr>
          <w:bdr w:val="none" w:sz="0" w:space="0" w:color="auto" w:frame="1"/>
        </w:rPr>
        <w:t xml:space="preserve"> fiókok létrehozására is.</w:t>
      </w:r>
    </w:p>
    <w:p w14:paraId="7D29FA86" w14:textId="77777777" w:rsidR="004B29B4" w:rsidRDefault="004B29B4" w:rsidP="00A90D71">
      <w:pPr>
        <w:pStyle w:val="messagelistitem5126c"/>
        <w:spacing w:before="0" w:beforeAutospacing="0" w:after="0" w:afterAutospacing="0" w:line="360" w:lineRule="auto"/>
        <w:jc w:val="both"/>
        <w:textAlignment w:val="baseline"/>
        <w:rPr>
          <w:bdr w:val="none" w:sz="0" w:space="0" w:color="auto" w:frame="1"/>
        </w:rPr>
      </w:pPr>
      <w:r w:rsidRPr="004B29B4">
        <w:rPr>
          <w:bdr w:val="none" w:sz="0" w:space="0" w:color="auto" w:frame="1"/>
        </w:rPr>
        <w:t xml:space="preserve">Az </w:t>
      </w:r>
      <w:r w:rsidRPr="00DE4AE3">
        <w:rPr>
          <w:i/>
          <w:bdr w:val="none" w:sz="0" w:space="0" w:color="auto" w:frame="1"/>
        </w:rPr>
        <w:t>admin_settings</w:t>
      </w:r>
      <w:r w:rsidRPr="004B29B4">
        <w:rPr>
          <w:bdr w:val="none" w:sz="0" w:space="0" w:color="auto" w:frame="1"/>
        </w:rPr>
        <w:t xml:space="preserve"> tábla az adminisztrációs felülethez kapcsolódó, felhasználóhoz kötött preferenciákat tárolja (1:1 kapcsolat a </w:t>
      </w:r>
      <w:r w:rsidRPr="00DE4AE3">
        <w:rPr>
          <w:i/>
          <w:bdr w:val="none" w:sz="0" w:space="0" w:color="auto" w:frame="1"/>
        </w:rPr>
        <w:t>users</w:t>
      </w:r>
      <w:r w:rsidRPr="004B29B4">
        <w:rPr>
          <w:bdr w:val="none" w:sz="0" w:space="0" w:color="auto" w:frame="1"/>
        </w:rPr>
        <w:t xml:space="preserve"> táblával). Itt kapott helyet a </w:t>
      </w:r>
      <w:r w:rsidRPr="00DE4AE3">
        <w:rPr>
          <w:i/>
          <w:bdr w:val="none" w:sz="0" w:space="0" w:color="auto" w:frame="1"/>
        </w:rPr>
        <w:t>selected_chart</w:t>
      </w:r>
      <w:r w:rsidRPr="004B29B4">
        <w:rPr>
          <w:bdr w:val="none" w:sz="0" w:space="0" w:color="auto" w:frame="1"/>
        </w:rPr>
        <w:t xml:space="preserve"> mező is, amely a vezérlőpulton megjelenő alapértelmezett statisztikai nézetet határozza meg (lehetséges értékei: </w:t>
      </w:r>
      <w:r w:rsidRPr="00DE4AE3">
        <w:rPr>
          <w:i/>
          <w:bdr w:val="none" w:sz="0" w:space="0" w:color="auto" w:frame="1"/>
        </w:rPr>
        <w:t>activity-day, activity-week</w:t>
      </w:r>
      <w:r w:rsidRPr="004B29B4">
        <w:rPr>
          <w:bdr w:val="none" w:sz="0" w:space="0" w:color="auto" w:frame="1"/>
        </w:rPr>
        <w:t xml:space="preserve">, </w:t>
      </w:r>
      <w:r w:rsidRPr="00DE4AE3">
        <w:rPr>
          <w:i/>
          <w:bdr w:val="none" w:sz="0" w:space="0" w:color="auto" w:frame="1"/>
        </w:rPr>
        <w:t>registrations</w:t>
      </w:r>
      <w:r w:rsidRPr="004B29B4">
        <w:rPr>
          <w:bdr w:val="none" w:sz="0" w:space="0" w:color="auto" w:frame="1"/>
        </w:rPr>
        <w:t xml:space="preserve">, </w:t>
      </w:r>
      <w:r w:rsidRPr="00DE4AE3">
        <w:rPr>
          <w:i/>
          <w:bdr w:val="none" w:sz="0" w:space="0" w:color="auto" w:frame="1"/>
        </w:rPr>
        <w:t>matches</w:t>
      </w:r>
      <w:r w:rsidRPr="004B29B4">
        <w:rPr>
          <w:bdr w:val="none" w:sz="0" w:space="0" w:color="auto" w:frame="1"/>
        </w:rPr>
        <w:t>).</w:t>
      </w:r>
    </w:p>
    <w:p w14:paraId="4E7CE1DC" w14:textId="77777777" w:rsidR="008D57F7" w:rsidRDefault="008D57F7" w:rsidP="00A90D71">
      <w:pPr>
        <w:pStyle w:val="messagelistitem5126c"/>
        <w:spacing w:before="0" w:beforeAutospacing="0" w:after="0" w:afterAutospacing="0" w:line="360" w:lineRule="auto"/>
        <w:jc w:val="both"/>
        <w:textAlignment w:val="baseline"/>
        <w:rPr>
          <w:bdr w:val="none" w:sz="0" w:space="0" w:color="auto" w:frame="1"/>
        </w:rPr>
      </w:pPr>
      <w:r w:rsidRPr="008D57F7">
        <w:rPr>
          <w:bdr w:val="none" w:sz="0" w:space="0" w:color="auto" w:frame="1"/>
        </w:rPr>
        <w:lastRenderedPageBreak/>
        <w:t xml:space="preserve">A rendszer a felhasználói fiókok megszüntetésekor egy 'soft delete' és anonimizációs stratégiát alkalmaz. Fióktörlés esetén a </w:t>
      </w:r>
      <w:r w:rsidRPr="00836551">
        <w:rPr>
          <w:i/>
          <w:bdr w:val="none" w:sz="0" w:space="0" w:color="auto" w:frame="1"/>
        </w:rPr>
        <w:t>users</w:t>
      </w:r>
      <w:r w:rsidRPr="008D57F7">
        <w:rPr>
          <w:bdr w:val="none" w:sz="0" w:space="0" w:color="auto" w:frame="1"/>
        </w:rPr>
        <w:t xml:space="preserve"> táblában lévő rekord fizikailag nem törlődik, csupán a </w:t>
      </w:r>
      <w:r w:rsidRPr="003F3150">
        <w:rPr>
          <w:i/>
          <w:bdr w:val="none" w:sz="0" w:space="0" w:color="auto" w:frame="1"/>
        </w:rPr>
        <w:t>deleted_at</w:t>
      </w:r>
      <w:r w:rsidRPr="008D57F7">
        <w:rPr>
          <w:bdr w:val="none" w:sz="0" w:space="0" w:color="auto" w:frame="1"/>
        </w:rPr>
        <w:t xml:space="preserve"> mező </w:t>
      </w:r>
      <w:r w:rsidR="003F3150">
        <w:rPr>
          <w:bdr w:val="none" w:sz="0" w:space="0" w:color="auto" w:frame="1"/>
        </w:rPr>
        <w:t>kap egy időpontot</w:t>
      </w:r>
      <w:r w:rsidRPr="008D57F7">
        <w:rPr>
          <w:bdr w:val="none" w:sz="0" w:space="0" w:color="auto" w:frame="1"/>
        </w:rPr>
        <w:t xml:space="preserve">. Ezzel egyidejűleg az alkalmazás logikája végrehajtja a személyes adatok eltávolítását: a </w:t>
      </w:r>
      <w:r w:rsidRPr="00352FAA">
        <w:rPr>
          <w:i/>
          <w:bdr w:val="none" w:sz="0" w:space="0" w:color="auto" w:frame="1"/>
        </w:rPr>
        <w:t>username</w:t>
      </w:r>
      <w:r w:rsidRPr="008D57F7">
        <w:rPr>
          <w:bdr w:val="none" w:sz="0" w:space="0" w:color="auto" w:frame="1"/>
        </w:rPr>
        <w:t xml:space="preserve"> és </w:t>
      </w:r>
      <w:r w:rsidRPr="00352FAA">
        <w:rPr>
          <w:i/>
          <w:bdr w:val="none" w:sz="0" w:space="0" w:color="auto" w:frame="1"/>
        </w:rPr>
        <w:t>email</w:t>
      </w:r>
      <w:r w:rsidRPr="008D57F7">
        <w:rPr>
          <w:bdr w:val="none" w:sz="0" w:space="0" w:color="auto" w:frame="1"/>
        </w:rPr>
        <w:t xml:space="preserve"> mezőket anonim, generált adatokkal felülírja, a </w:t>
      </w:r>
      <w:r w:rsidRPr="00352FAA">
        <w:rPr>
          <w:i/>
          <w:bdr w:val="none" w:sz="0" w:space="0" w:color="auto" w:frame="1"/>
        </w:rPr>
        <w:t>password</w:t>
      </w:r>
      <w:r w:rsidRPr="008D57F7">
        <w:rPr>
          <w:bdr w:val="none" w:sz="0" w:space="0" w:color="auto" w:frame="1"/>
        </w:rPr>
        <w:t xml:space="preserve"> mező tartalmát kiüríti, továbbá megszünteti a profilkép (</w:t>
      </w:r>
      <w:r w:rsidRPr="00352FAA">
        <w:rPr>
          <w:i/>
          <w:bdr w:val="none" w:sz="0" w:space="0" w:color="auto" w:frame="1"/>
        </w:rPr>
        <w:t>pfp</w:t>
      </w:r>
      <w:r w:rsidRPr="008D57F7">
        <w:rPr>
          <w:bdr w:val="none" w:sz="0" w:space="0" w:color="auto" w:frame="1"/>
        </w:rPr>
        <w:t>) csatolását is. Ennek az architektúrának a fő előnye, hogy a fizikai sor megtartásával a hivatkozó külső kulcsok (például a létrehozott pályáknál, hozzászólásoknál vagy lejátszott játékmeneteknél) épek maradnak. Így az adatbázis relációs integritása és a globális statisztikák pontossága úgy tartható fenn, hogy közben az eredeti felhasználó</w:t>
      </w:r>
      <w:r w:rsidR="005E499A">
        <w:rPr>
          <w:bdr w:val="none" w:sz="0" w:space="0" w:color="auto" w:frame="1"/>
        </w:rPr>
        <w:t>t</w:t>
      </w:r>
      <w:r w:rsidRPr="008D57F7">
        <w:rPr>
          <w:bdr w:val="none" w:sz="0" w:space="0" w:color="auto" w:frame="1"/>
        </w:rPr>
        <w:t xml:space="preserve"> azonosít</w:t>
      </w:r>
      <w:r w:rsidR="005E499A">
        <w:rPr>
          <w:bdr w:val="none" w:sz="0" w:space="0" w:color="auto" w:frame="1"/>
        </w:rPr>
        <w:t>ó</w:t>
      </w:r>
      <w:r w:rsidRPr="008D57F7">
        <w:rPr>
          <w:bdr w:val="none" w:sz="0" w:space="0" w:color="auto" w:frame="1"/>
        </w:rPr>
        <w:t xml:space="preserve"> minden információ véglegesen eltűnik a rendszerből.</w:t>
      </w:r>
    </w:p>
    <w:p w14:paraId="27F1A671" w14:textId="77777777" w:rsidR="001B05EB" w:rsidRPr="004B29B4" w:rsidRDefault="001B05EB" w:rsidP="00A90D71">
      <w:pPr>
        <w:pStyle w:val="Cmsor3"/>
        <w:ind w:left="709"/>
        <w:jc w:val="both"/>
      </w:pPr>
      <w:bookmarkStart w:id="29" w:name="_Toc228831324"/>
      <w:bookmarkStart w:id="30" w:name="_Toc228831301"/>
      <w:r w:rsidRPr="004B29B4">
        <w:t>Játéktérkép és képi erőforrások</w:t>
      </w:r>
      <w:bookmarkEnd w:id="29"/>
      <w:bookmarkEnd w:id="30"/>
    </w:p>
    <w:p w14:paraId="7C8AF7A4" w14:textId="77777777" w:rsidR="00726626" w:rsidRPr="00726626" w:rsidRDefault="00726626" w:rsidP="00A90D71">
      <w:pPr>
        <w:pStyle w:val="messagelistitem5126c"/>
        <w:spacing w:before="0" w:beforeAutospacing="0" w:after="0" w:afterAutospacing="0" w:line="360" w:lineRule="auto"/>
        <w:jc w:val="both"/>
        <w:textAlignment w:val="baseline"/>
        <w:rPr>
          <w:bdr w:val="none" w:sz="0" w:space="0" w:color="auto" w:frame="1"/>
        </w:rPr>
      </w:pPr>
      <w:r w:rsidRPr="00726626">
        <w:rPr>
          <w:bdr w:val="none" w:sz="0" w:space="0" w:color="auto" w:frame="1"/>
        </w:rPr>
        <w:t xml:space="preserve">A rendszer kettéválasztja a globális pályagyűjtemény és a konkrét bejárható területek fogalmát. A </w:t>
      </w:r>
      <w:r w:rsidRPr="007A6FAE">
        <w:rPr>
          <w:i/>
          <w:bdr w:val="none" w:sz="0" w:space="0" w:color="auto" w:frame="1"/>
        </w:rPr>
        <w:t>game_maps</w:t>
      </w:r>
      <w:r w:rsidRPr="00726626">
        <w:rPr>
          <w:bdr w:val="none" w:sz="0" w:space="0" w:color="auto" w:frame="1"/>
        </w:rPr>
        <w:t xml:space="preserve"> tábla a létrehozott fő játékpályák (például egy teljes kampán</w:t>
      </w:r>
      <w:r w:rsidR="00602D51">
        <w:rPr>
          <w:bdr w:val="none" w:sz="0" w:space="0" w:color="auto" w:frame="1"/>
        </w:rPr>
        <w:t>y</w:t>
      </w:r>
      <w:r w:rsidRPr="00726626">
        <w:rPr>
          <w:bdr w:val="none" w:sz="0" w:space="0" w:color="auto" w:frame="1"/>
        </w:rPr>
        <w:t xml:space="preserve">) </w:t>
      </w:r>
      <w:r w:rsidR="005B6E52">
        <w:rPr>
          <w:bdr w:val="none" w:sz="0" w:space="0" w:color="auto" w:frame="1"/>
        </w:rPr>
        <w:t>adatait</w:t>
      </w:r>
      <w:r w:rsidRPr="00726626">
        <w:rPr>
          <w:bdr w:val="none" w:sz="0" w:space="0" w:color="auto" w:frame="1"/>
        </w:rPr>
        <w:t xml:space="preserve"> tartalmazza: cím, leírás, készítő, borítókép és létrehozási időpont.</w:t>
      </w:r>
    </w:p>
    <w:p w14:paraId="7A4B506D" w14:textId="77777777" w:rsidR="00726626" w:rsidRPr="00726626" w:rsidRDefault="00726626" w:rsidP="00A90D71">
      <w:pPr>
        <w:pStyle w:val="messagelistitem5126c"/>
        <w:spacing w:before="0" w:beforeAutospacing="0" w:after="0" w:afterAutospacing="0" w:line="360" w:lineRule="auto"/>
        <w:jc w:val="both"/>
        <w:textAlignment w:val="baseline"/>
        <w:rPr>
          <w:bdr w:val="none" w:sz="0" w:space="0" w:color="auto" w:frame="1"/>
        </w:rPr>
      </w:pPr>
      <w:r w:rsidRPr="00726626">
        <w:rPr>
          <w:bdr w:val="none" w:sz="0" w:space="0" w:color="auto" w:frame="1"/>
        </w:rPr>
        <w:t xml:space="preserve">A pályák részterületekre bonthatók: egy </w:t>
      </w:r>
      <w:r w:rsidRPr="00866637">
        <w:rPr>
          <w:i/>
          <w:bdr w:val="none" w:sz="0" w:space="0" w:color="auto" w:frame="1"/>
        </w:rPr>
        <w:t>game_maps</w:t>
      </w:r>
      <w:r w:rsidRPr="00726626">
        <w:rPr>
          <w:bdr w:val="none" w:sz="0" w:space="0" w:color="auto" w:frame="1"/>
        </w:rPr>
        <w:t xml:space="preserve"> </w:t>
      </w:r>
      <w:r w:rsidR="00866637">
        <w:rPr>
          <w:bdr w:val="none" w:sz="0" w:space="0" w:color="auto" w:frame="1"/>
        </w:rPr>
        <w:t>egyedhez</w:t>
      </w:r>
      <w:r w:rsidRPr="00726626">
        <w:rPr>
          <w:bdr w:val="none" w:sz="0" w:space="0" w:color="auto" w:frame="1"/>
        </w:rPr>
        <w:t xml:space="preserve"> több térkép (</w:t>
      </w:r>
      <w:r w:rsidRPr="00866637">
        <w:rPr>
          <w:i/>
          <w:bdr w:val="none" w:sz="0" w:space="0" w:color="auto" w:frame="1"/>
        </w:rPr>
        <w:t>map</w:t>
      </w:r>
      <w:r w:rsidRPr="00726626">
        <w:rPr>
          <w:bdr w:val="none" w:sz="0" w:space="0" w:color="auto" w:frame="1"/>
        </w:rPr>
        <w:t>) is tartozhat, egy térképen pedig több pont (</w:t>
      </w:r>
      <w:r w:rsidRPr="00866637">
        <w:rPr>
          <w:i/>
          <w:bdr w:val="none" w:sz="0" w:space="0" w:color="auto" w:frame="1"/>
        </w:rPr>
        <w:t>point</w:t>
      </w:r>
      <w:r w:rsidR="00AD009E">
        <w:rPr>
          <w:i/>
          <w:bdr w:val="none" w:sz="0" w:space="0" w:color="auto" w:frame="1"/>
        </w:rPr>
        <w:t>s</w:t>
      </w:r>
      <w:r w:rsidRPr="00726626">
        <w:rPr>
          <w:bdr w:val="none" w:sz="0" w:space="0" w:color="auto" w:frame="1"/>
        </w:rPr>
        <w:t xml:space="preserve">) helyezkedhet el. Az </w:t>
      </w:r>
      <w:r w:rsidRPr="00866637">
        <w:rPr>
          <w:i/>
          <w:bdr w:val="none" w:sz="0" w:space="0" w:color="auto" w:frame="1"/>
        </w:rPr>
        <w:t>images</w:t>
      </w:r>
      <w:r w:rsidRPr="00726626">
        <w:rPr>
          <w:bdr w:val="none" w:sz="0" w:space="0" w:color="auto" w:frame="1"/>
        </w:rPr>
        <w:t xml:space="preserve"> tábla a feldolgozott képek adatait (szélesség, magasság, fájlútvonal) tartja nyilván. Ez lehetővé teszi, hogy a backend a fájlnevek helyett egy egységes azonosító-rétegen keresztül hivatkozzon a képi erőforrásokra.</w:t>
      </w:r>
    </w:p>
    <w:p w14:paraId="36595D8F" w14:textId="77777777" w:rsidR="00F812FC" w:rsidRDefault="00F812FC" w:rsidP="00A90D71">
      <w:pPr>
        <w:pStyle w:val="Cmsor3"/>
        <w:ind w:left="709"/>
        <w:jc w:val="both"/>
        <w:rPr>
          <w:bdr w:val="none" w:sz="0" w:space="0" w:color="auto" w:frame="1"/>
        </w:rPr>
      </w:pPr>
      <w:bookmarkStart w:id="31" w:name="_Toc228831325"/>
      <w:bookmarkStart w:id="32" w:name="_Toc228831302"/>
      <w:r w:rsidRPr="00F812FC">
        <w:rPr>
          <w:bdr w:val="none" w:sz="0" w:space="0" w:color="auto" w:frame="1"/>
        </w:rPr>
        <w:t>Pontok és kapcsolatok</w:t>
      </w:r>
      <w:bookmarkEnd w:id="31"/>
      <w:bookmarkEnd w:id="32"/>
    </w:p>
    <w:p w14:paraId="1D670973" w14:textId="77777777" w:rsidR="002460B9" w:rsidRDefault="00866637" w:rsidP="00A90D71">
      <w:pPr>
        <w:pStyle w:val="messagelistitem5126c"/>
        <w:spacing w:before="0" w:beforeAutospacing="0" w:after="0" w:afterAutospacing="0" w:line="360" w:lineRule="auto"/>
        <w:jc w:val="both"/>
        <w:textAlignment w:val="baseline"/>
        <w:rPr>
          <w:bdr w:val="none" w:sz="0" w:space="0" w:color="auto" w:frame="1"/>
        </w:rPr>
      </w:pPr>
      <w:r w:rsidRPr="00866637">
        <w:rPr>
          <w:bdr w:val="none" w:sz="0" w:space="0" w:color="auto" w:frame="1"/>
        </w:rPr>
        <w:t xml:space="preserve">A </w:t>
      </w:r>
      <w:r w:rsidRPr="0089438E">
        <w:rPr>
          <w:i/>
          <w:bdr w:val="none" w:sz="0" w:space="0" w:color="auto" w:frame="1"/>
        </w:rPr>
        <w:t>points</w:t>
      </w:r>
      <w:r w:rsidRPr="00866637">
        <w:rPr>
          <w:bdr w:val="none" w:sz="0" w:space="0" w:color="auto" w:frame="1"/>
        </w:rPr>
        <w:t xml:space="preserve"> tábla a térképeken elhelyezett panorámaképeket reprezentálja. A pontpozíciók normalizált 2D-s UV </w:t>
      </w:r>
      <w:r w:rsidR="006F5830">
        <w:rPr>
          <w:bdr w:val="none" w:sz="0" w:space="0" w:color="auto" w:frame="1"/>
        </w:rPr>
        <w:t>koordinátákkal</w:t>
      </w:r>
      <w:r w:rsidRPr="00866637">
        <w:rPr>
          <w:bdr w:val="none" w:sz="0" w:space="0" w:color="auto" w:frame="1"/>
        </w:rPr>
        <w:t xml:space="preserve"> vannak tárolva: a </w:t>
      </w:r>
      <w:r w:rsidRPr="0089438E">
        <w:rPr>
          <w:i/>
          <w:bdr w:val="none" w:sz="0" w:space="0" w:color="auto" w:frame="1"/>
        </w:rPr>
        <w:t>point_u</w:t>
      </w:r>
      <w:r w:rsidRPr="00866637">
        <w:rPr>
          <w:bdr w:val="none" w:sz="0" w:space="0" w:color="auto" w:frame="1"/>
        </w:rPr>
        <w:t xml:space="preserve"> és </w:t>
      </w:r>
      <w:r w:rsidRPr="0089438E">
        <w:rPr>
          <w:i/>
          <w:bdr w:val="none" w:sz="0" w:space="0" w:color="auto" w:frame="1"/>
        </w:rPr>
        <w:t>point_v</w:t>
      </w:r>
      <w:r w:rsidRPr="00866637">
        <w:rPr>
          <w:bdr w:val="none" w:sz="0" w:space="0" w:color="auto" w:frame="1"/>
        </w:rPr>
        <w:t xml:space="preserve"> értékek [0,</w:t>
      </w:r>
      <w:r w:rsidR="00874748">
        <w:rPr>
          <w:bdr w:val="none" w:sz="0" w:space="0" w:color="auto" w:frame="1"/>
        </w:rPr>
        <w:t xml:space="preserve"> </w:t>
      </w:r>
      <w:r w:rsidRPr="00866637">
        <w:rPr>
          <w:bdr w:val="none" w:sz="0" w:space="0" w:color="auto" w:frame="1"/>
        </w:rPr>
        <w:t>1[ intervallumba esnek, ahol a koordináta-rendszer origója (0,0) a panorámakép bal felső sarka.</w:t>
      </w:r>
      <w:r w:rsidR="00382360">
        <w:rPr>
          <w:bdr w:val="none" w:sz="0" w:space="0" w:color="auto" w:frame="1"/>
        </w:rPr>
        <w:t xml:space="preserve"> A képpontbeli koordinátákat úgy kapjuk meg, hogy a térkép képének méreteivel beszorozzuk az UV koordinátákat.</w:t>
      </w:r>
      <w:r w:rsidRPr="00866637">
        <w:rPr>
          <w:bdr w:val="none" w:sz="0" w:space="0" w:color="auto" w:frame="1"/>
        </w:rPr>
        <w:t xml:space="preserve"> A </w:t>
      </w:r>
      <w:r w:rsidRPr="0089438E">
        <w:rPr>
          <w:i/>
          <w:bdr w:val="none" w:sz="0" w:space="0" w:color="auto" w:frame="1"/>
        </w:rPr>
        <w:t>north_direction</w:t>
      </w:r>
      <w:r w:rsidRPr="00866637">
        <w:rPr>
          <w:bdr w:val="none" w:sz="0" w:space="0" w:color="auto" w:frame="1"/>
        </w:rPr>
        <w:t xml:space="preserve"> </w:t>
      </w:r>
      <w:r w:rsidR="000F0193">
        <w:rPr>
          <w:bdr w:val="none" w:sz="0" w:space="0" w:color="auto" w:frame="1"/>
        </w:rPr>
        <w:t>attribútum</w:t>
      </w:r>
      <w:r w:rsidRPr="00866637">
        <w:rPr>
          <w:bdr w:val="none" w:sz="0" w:space="0" w:color="auto" w:frame="1"/>
        </w:rPr>
        <w:t xml:space="preserve"> [0,</w:t>
      </w:r>
      <w:r w:rsidR="00C07AA4">
        <w:rPr>
          <w:bdr w:val="none" w:sz="0" w:space="0" w:color="auto" w:frame="1"/>
        </w:rPr>
        <w:t xml:space="preserve"> </w:t>
      </w:r>
      <w:r w:rsidRPr="00866637">
        <w:rPr>
          <w:bdr w:val="none" w:sz="0" w:space="0" w:color="auto" w:frame="1"/>
        </w:rPr>
        <w:t>360[ fokban tartalmaz egy eltolási értéket, amely a képen belüli északi irány beállítására szolgál. A koordináták egyedi kombinációja térképenként</w:t>
      </w:r>
      <w:r w:rsidR="006F3DC2">
        <w:rPr>
          <w:bdr w:val="none" w:sz="0" w:space="0" w:color="auto" w:frame="1"/>
        </w:rPr>
        <w:t xml:space="preserve"> táblaszintű megszorítással</w:t>
      </w:r>
      <w:r w:rsidRPr="00866637">
        <w:rPr>
          <w:bdr w:val="none" w:sz="0" w:space="0" w:color="auto" w:frame="1"/>
        </w:rPr>
        <w:t xml:space="preserve"> védett, így ugyanazon térképen nem jöhet létre duplikált pont.</w:t>
      </w:r>
    </w:p>
    <w:p w14:paraId="14E233BB" w14:textId="77777777" w:rsidR="00CE0F77" w:rsidRDefault="00BB4B8A" w:rsidP="00A90D71">
      <w:pPr>
        <w:pStyle w:val="messagelistitem5126c"/>
        <w:spacing w:before="0" w:beforeAutospacing="0" w:after="0" w:afterAutospacing="0" w:line="360" w:lineRule="auto"/>
        <w:jc w:val="both"/>
        <w:textAlignment w:val="baseline"/>
        <w:rPr>
          <w:bdr w:val="none" w:sz="0" w:space="0" w:color="auto" w:frame="1"/>
        </w:rPr>
      </w:pPr>
      <w:r w:rsidRPr="00BB4B8A">
        <w:rPr>
          <w:bdr w:val="none" w:sz="0" w:space="0" w:color="auto" w:frame="1"/>
        </w:rPr>
        <w:t xml:space="preserve">A pontok közötti navigációs gráfot a </w:t>
      </w:r>
      <w:r w:rsidRPr="00DE6D97">
        <w:rPr>
          <w:i/>
          <w:bdr w:val="none" w:sz="0" w:space="0" w:color="auto" w:frame="1"/>
        </w:rPr>
        <w:t>point_connections</w:t>
      </w:r>
      <w:r w:rsidRPr="00BB4B8A">
        <w:rPr>
          <w:bdr w:val="none" w:sz="0" w:space="0" w:color="auto" w:frame="1"/>
        </w:rPr>
        <w:t xml:space="preserve"> tábla írja le. A navigációs nyilak irányának meghatározása a végpontok helyzetétől függ: ha a két összekötött pont ugyanazon a térképen helyezkedik el, a</w:t>
      </w:r>
      <w:r w:rsidR="0009180D">
        <w:rPr>
          <w:bdr w:val="none" w:sz="0" w:space="0" w:color="auto" w:frame="1"/>
        </w:rPr>
        <w:t xml:space="preserve"> </w:t>
      </w:r>
      <w:r w:rsidRPr="00BB4B8A">
        <w:rPr>
          <w:bdr w:val="none" w:sz="0" w:space="0" w:color="auto" w:frame="1"/>
        </w:rPr>
        <w:t>szögek (</w:t>
      </w:r>
      <w:r w:rsidRPr="0009180D">
        <w:rPr>
          <w:i/>
          <w:bdr w:val="none" w:sz="0" w:space="0" w:color="auto" w:frame="1"/>
        </w:rPr>
        <w:t>direction_start_to_end</w:t>
      </w:r>
      <w:r w:rsidRPr="00BB4B8A">
        <w:rPr>
          <w:bdr w:val="none" w:sz="0" w:space="0" w:color="auto" w:frame="1"/>
        </w:rPr>
        <w:t xml:space="preserve"> és </w:t>
      </w:r>
      <w:r w:rsidRPr="0009180D">
        <w:rPr>
          <w:i/>
          <w:bdr w:val="none" w:sz="0" w:space="0" w:color="auto" w:frame="1"/>
        </w:rPr>
        <w:t>direction_end_to_start</w:t>
      </w:r>
      <w:r w:rsidRPr="00BB4B8A">
        <w:rPr>
          <w:bdr w:val="none" w:sz="0" w:space="0" w:color="auto" w:frame="1"/>
        </w:rPr>
        <w:t xml:space="preserve">) </w:t>
      </w:r>
      <w:r w:rsidR="00AA7CE0">
        <w:rPr>
          <w:bdr w:val="none" w:sz="0" w:space="0" w:color="auto" w:frame="1"/>
        </w:rPr>
        <w:t>külön</w:t>
      </w:r>
      <w:r w:rsidRPr="00BB4B8A">
        <w:rPr>
          <w:bdr w:val="none" w:sz="0" w:space="0" w:color="auto" w:frame="1"/>
        </w:rPr>
        <w:t xml:space="preserve"> megadása szükségtelen (értékük NULL). Ilyenkor az alkalmazás a két pont UV koordinátáiból</w:t>
      </w:r>
      <w:r w:rsidR="0017298A">
        <w:rPr>
          <w:bdr w:val="none" w:sz="0" w:space="0" w:color="auto" w:frame="1"/>
        </w:rPr>
        <w:t xml:space="preserve"> számított képpont koordinátákkal</w:t>
      </w:r>
      <w:r w:rsidRPr="00BB4B8A">
        <w:rPr>
          <w:bdr w:val="none" w:sz="0" w:space="0" w:color="auto" w:frame="1"/>
        </w:rPr>
        <w:t>, geometriai számítással határozza meg a</w:t>
      </w:r>
      <w:r w:rsidR="00B35142">
        <w:rPr>
          <w:bdr w:val="none" w:sz="0" w:space="0" w:color="auto" w:frame="1"/>
        </w:rPr>
        <w:t xml:space="preserve">z </w:t>
      </w:r>
      <w:r w:rsidRPr="00BB4B8A">
        <w:rPr>
          <w:bdr w:val="none" w:sz="0" w:space="0" w:color="auto" w:frame="1"/>
        </w:rPr>
        <w:t xml:space="preserve">irányokat. Ha </w:t>
      </w:r>
      <w:r w:rsidRPr="00BB4B8A">
        <w:rPr>
          <w:bdr w:val="none" w:sz="0" w:space="0" w:color="auto" w:frame="1"/>
        </w:rPr>
        <w:lastRenderedPageBreak/>
        <w:t xml:space="preserve">azonban a kapcsolat két eltérő térképet köt össze (pl. épületbe való belépés), a koordinátákból nem számítható valós irány, így ezeket a szögeket a pálya készítőjének kell manuálisan rögzítenie a táblában. A táblaszintű </w:t>
      </w:r>
      <w:r w:rsidRPr="008360AF">
        <w:rPr>
          <w:i/>
          <w:bdr w:val="none" w:sz="0" w:space="0" w:color="auto" w:frame="1"/>
        </w:rPr>
        <w:t>check_point_order</w:t>
      </w:r>
      <w:r w:rsidRPr="00BB4B8A">
        <w:rPr>
          <w:bdr w:val="none" w:sz="0" w:space="0" w:color="auto" w:frame="1"/>
        </w:rPr>
        <w:t xml:space="preserve"> megszorítás az azonos párokat rendezett formában tárolja, ami egyszerűsíti a gráf éleinek egyediség-kezelését.</w:t>
      </w:r>
    </w:p>
    <w:p w14:paraId="44E75431" w14:textId="77777777" w:rsidR="00FB0DEF" w:rsidRDefault="00FB0DEF" w:rsidP="00A90D71">
      <w:pPr>
        <w:pStyle w:val="Cmsor3"/>
        <w:ind w:left="709"/>
        <w:jc w:val="both"/>
        <w:rPr>
          <w:bdr w:val="none" w:sz="0" w:space="0" w:color="auto" w:frame="1"/>
        </w:rPr>
      </w:pPr>
      <w:bookmarkStart w:id="33" w:name="_Toc228831326"/>
      <w:bookmarkStart w:id="34" w:name="_Toc228831303"/>
      <w:r w:rsidRPr="00FB0DEF">
        <w:rPr>
          <w:bdr w:val="none" w:sz="0" w:space="0" w:color="auto" w:frame="1"/>
        </w:rPr>
        <w:t>Játékmeneti állapot</w:t>
      </w:r>
      <w:bookmarkEnd w:id="33"/>
      <w:bookmarkEnd w:id="34"/>
    </w:p>
    <w:p w14:paraId="7995ABAC" w14:textId="77777777" w:rsidR="00E64865" w:rsidRPr="00E64865" w:rsidRDefault="00E64865" w:rsidP="00A90D71">
      <w:pPr>
        <w:pStyle w:val="messagelistitem5126c"/>
        <w:spacing w:before="0" w:beforeAutospacing="0" w:after="0" w:afterAutospacing="0" w:line="360" w:lineRule="auto"/>
        <w:jc w:val="both"/>
        <w:textAlignment w:val="baseline"/>
        <w:rPr>
          <w:bdr w:val="none" w:sz="0" w:space="0" w:color="auto" w:frame="1"/>
        </w:rPr>
      </w:pPr>
      <w:r w:rsidRPr="00E64865">
        <w:rPr>
          <w:bdr w:val="none" w:sz="0" w:space="0" w:color="auto" w:frame="1"/>
        </w:rPr>
        <w:t xml:space="preserve">A </w:t>
      </w:r>
      <w:r w:rsidRPr="00CF7923">
        <w:rPr>
          <w:i/>
          <w:bdr w:val="none" w:sz="0" w:space="0" w:color="auto" w:frame="1"/>
        </w:rPr>
        <w:t>game_sessions</w:t>
      </w:r>
      <w:r w:rsidRPr="00E64865">
        <w:rPr>
          <w:bdr w:val="none" w:sz="0" w:space="0" w:color="auto" w:frame="1"/>
        </w:rPr>
        <w:t xml:space="preserve"> tábla a folyamatban lévő játékfolyamat aktuális </w:t>
      </w:r>
      <w:r w:rsidR="006D0A4D">
        <w:rPr>
          <w:bdr w:val="none" w:sz="0" w:space="0" w:color="auto" w:frame="1"/>
        </w:rPr>
        <w:t>állapotát</w:t>
      </w:r>
      <w:r w:rsidRPr="00E64865">
        <w:rPr>
          <w:bdr w:val="none" w:sz="0" w:space="0" w:color="auto" w:frame="1"/>
        </w:rPr>
        <w:t xml:space="preserve"> tárolja. A játékmenet logikája körökre (</w:t>
      </w:r>
      <w:r w:rsidRPr="00CC2539">
        <w:rPr>
          <w:i/>
          <w:bdr w:val="none" w:sz="0" w:space="0" w:color="auto" w:frame="1"/>
        </w:rPr>
        <w:t>current_round</w:t>
      </w:r>
      <w:r w:rsidRPr="00E64865">
        <w:rPr>
          <w:bdr w:val="none" w:sz="0" w:space="0" w:color="auto" w:frame="1"/>
        </w:rPr>
        <w:t>) és ciklusokra (</w:t>
      </w:r>
      <w:r w:rsidRPr="00CC2539">
        <w:rPr>
          <w:i/>
          <w:bdr w:val="none" w:sz="0" w:space="0" w:color="auto" w:frame="1"/>
        </w:rPr>
        <w:t>current_cycle</w:t>
      </w:r>
      <w:r w:rsidRPr="00E64865">
        <w:rPr>
          <w:bdr w:val="none" w:sz="0" w:space="0" w:color="auto" w:frame="1"/>
        </w:rPr>
        <w:t>) tagolódik. Egy kör egy konkrét tippelési fázist jelent (egy kép – egy tipp). A ciklus egy ismétlődés-gátló mechanizmus: garantálja, hogy ha egy játékban több kör van, mint ahány egyedi pont a pályán, egy cikluson belül egy kép csak egyszer jelenjen meg. Ha a pontok elfogynak, a ciklus inkrementálódik.</w:t>
      </w:r>
    </w:p>
    <w:p w14:paraId="7DE7D772" w14:textId="77777777" w:rsidR="00E64865" w:rsidRPr="00E64865" w:rsidRDefault="00E64865" w:rsidP="00A90D71">
      <w:pPr>
        <w:pStyle w:val="messagelistitem5126c"/>
        <w:spacing w:before="0" w:beforeAutospacing="0" w:after="0" w:afterAutospacing="0" w:line="360" w:lineRule="auto"/>
        <w:jc w:val="both"/>
        <w:textAlignment w:val="baseline"/>
        <w:rPr>
          <w:bdr w:val="none" w:sz="0" w:space="0" w:color="auto" w:frame="1"/>
        </w:rPr>
      </w:pPr>
      <w:r w:rsidRPr="00E64865">
        <w:rPr>
          <w:bdr w:val="none" w:sz="0" w:space="0" w:color="auto" w:frame="1"/>
        </w:rPr>
        <w:t xml:space="preserve">Ebben az </w:t>
      </w:r>
      <w:r w:rsidR="008A15E3">
        <w:rPr>
          <w:bdr w:val="none" w:sz="0" w:space="0" w:color="auto" w:frame="1"/>
        </w:rPr>
        <w:t>egyedben</w:t>
      </w:r>
      <w:r w:rsidRPr="00E64865">
        <w:rPr>
          <w:bdr w:val="none" w:sz="0" w:space="0" w:color="auto" w:frame="1"/>
        </w:rPr>
        <w:t xml:space="preserve"> kapott helyet a másodpercben értendő köridő (</w:t>
      </w:r>
      <w:r w:rsidRPr="004D3E2B">
        <w:rPr>
          <w:i/>
          <w:bdr w:val="none" w:sz="0" w:space="0" w:color="auto" w:frame="1"/>
        </w:rPr>
        <w:t>time_per_round</w:t>
      </w:r>
      <w:r w:rsidRPr="00E64865">
        <w:rPr>
          <w:bdr w:val="none" w:sz="0" w:space="0" w:color="auto" w:frame="1"/>
        </w:rPr>
        <w:t>)</w:t>
      </w:r>
      <w:r w:rsidR="00786E34">
        <w:rPr>
          <w:bdr w:val="none" w:sz="0" w:space="0" w:color="auto" w:frame="1"/>
        </w:rPr>
        <w:t>.</w:t>
      </w:r>
    </w:p>
    <w:p w14:paraId="42413B42" w14:textId="77777777" w:rsidR="00E64865" w:rsidRDefault="00E64865" w:rsidP="00A90D71">
      <w:pPr>
        <w:pStyle w:val="messagelistitem5126c"/>
        <w:spacing w:before="0" w:beforeAutospacing="0" w:after="0" w:afterAutospacing="0" w:line="360" w:lineRule="auto"/>
        <w:jc w:val="both"/>
        <w:textAlignment w:val="baseline"/>
        <w:rPr>
          <w:bdr w:val="none" w:sz="0" w:space="0" w:color="auto" w:frame="1"/>
        </w:rPr>
      </w:pPr>
      <w:r w:rsidRPr="00E64865">
        <w:rPr>
          <w:bdr w:val="none" w:sz="0" w:space="0" w:color="auto" w:frame="1"/>
        </w:rPr>
        <w:t xml:space="preserve">A </w:t>
      </w:r>
      <w:r w:rsidRPr="0031726A">
        <w:rPr>
          <w:i/>
          <w:bdr w:val="none" w:sz="0" w:space="0" w:color="auto" w:frame="1"/>
        </w:rPr>
        <w:t>session_guesses</w:t>
      </w:r>
      <w:r w:rsidRPr="00E64865">
        <w:rPr>
          <w:bdr w:val="none" w:sz="0" w:space="0" w:color="auto" w:frame="1"/>
        </w:rPr>
        <w:t xml:space="preserve"> tábla minden leadott tippet eltárol: session, kör, ciklus, </w:t>
      </w:r>
      <w:r w:rsidR="00FF523E">
        <w:rPr>
          <w:bdr w:val="none" w:sz="0" w:space="0" w:color="auto" w:frame="1"/>
        </w:rPr>
        <w:t xml:space="preserve">tippelt térkép, </w:t>
      </w:r>
      <w:r w:rsidRPr="00E64865">
        <w:rPr>
          <w:bdr w:val="none" w:sz="0" w:space="0" w:color="auto" w:frame="1"/>
        </w:rPr>
        <w:t>tippelt koordináták, a kiosztott pontszám és a</w:t>
      </w:r>
      <w:r w:rsidR="00C51AA9">
        <w:rPr>
          <w:bdr w:val="none" w:sz="0" w:space="0" w:color="auto" w:frame="1"/>
        </w:rPr>
        <w:t xml:space="preserve"> tipp ideje</w:t>
      </w:r>
      <w:r w:rsidRPr="00E64865">
        <w:rPr>
          <w:bdr w:val="none" w:sz="0" w:space="0" w:color="auto" w:frame="1"/>
        </w:rPr>
        <w:t>. Ez teszi lehetővé a részletes játékvégi statisztikák legenerálását.</w:t>
      </w:r>
    </w:p>
    <w:p w14:paraId="5B8B1CC8" w14:textId="77777777" w:rsidR="00FE7F8F" w:rsidRDefault="00FE7F8F" w:rsidP="00A90D71">
      <w:pPr>
        <w:pStyle w:val="Cmsor3"/>
        <w:ind w:left="709"/>
        <w:jc w:val="both"/>
        <w:rPr>
          <w:bdr w:val="none" w:sz="0" w:space="0" w:color="auto" w:frame="1"/>
        </w:rPr>
      </w:pPr>
      <w:bookmarkStart w:id="35" w:name="_Toc228831327"/>
      <w:bookmarkStart w:id="36" w:name="_Toc228831304"/>
      <w:r w:rsidRPr="00FE7F8F">
        <w:rPr>
          <w:bdr w:val="none" w:sz="0" w:space="0" w:color="auto" w:frame="1"/>
        </w:rPr>
        <w:t>Kiegészítő adatszerkezetek</w:t>
      </w:r>
      <w:bookmarkEnd w:id="35"/>
      <w:bookmarkEnd w:id="36"/>
    </w:p>
    <w:p w14:paraId="4C43855F" w14:textId="3480FAC1" w:rsidR="00FE7F8F" w:rsidRDefault="00C30F7C" w:rsidP="00A90D71">
      <w:pPr>
        <w:pStyle w:val="messagelistitem5126c"/>
        <w:spacing w:before="0" w:beforeAutospacing="0" w:after="0" w:afterAutospacing="0" w:line="360" w:lineRule="auto"/>
        <w:jc w:val="both"/>
        <w:textAlignment w:val="baseline"/>
        <w:rPr>
          <w:bdr w:val="none" w:sz="0" w:space="0" w:color="auto" w:frame="1"/>
        </w:rPr>
      </w:pPr>
      <w:r w:rsidRPr="00C30F7C">
        <w:rPr>
          <w:bdr w:val="none" w:sz="0" w:space="0" w:color="auto" w:frame="1"/>
        </w:rPr>
        <w:t xml:space="preserve">A </w:t>
      </w:r>
      <w:r w:rsidRPr="0011112C">
        <w:rPr>
          <w:i/>
          <w:bdr w:val="none" w:sz="0" w:space="0" w:color="auto" w:frame="1"/>
        </w:rPr>
        <w:t>favorites</w:t>
      </w:r>
      <w:r w:rsidRPr="00C30F7C">
        <w:rPr>
          <w:bdr w:val="none" w:sz="0" w:space="0" w:color="auto" w:frame="1"/>
        </w:rPr>
        <w:t xml:space="preserve"> tábla a felhasználók kedvenc pályáit tárolja összetett elsődleges kulccsal. </w:t>
      </w:r>
      <w:r w:rsidR="001E36F1" w:rsidRPr="001E36F1">
        <w:rPr>
          <w:bdr w:val="none" w:sz="0" w:space="0" w:color="auto" w:frame="1"/>
        </w:rPr>
        <w:t xml:space="preserve">A </w:t>
      </w:r>
      <w:r w:rsidR="001E36F1" w:rsidRPr="00036766">
        <w:rPr>
          <w:i/>
          <w:bdr w:val="none" w:sz="0" w:space="0" w:color="auto" w:frame="1"/>
        </w:rPr>
        <w:t>game_maps_comments</w:t>
      </w:r>
      <w:r w:rsidR="001E36F1" w:rsidRPr="001E36F1">
        <w:rPr>
          <w:bdr w:val="none" w:sz="0" w:space="0" w:color="auto" w:frame="1"/>
        </w:rPr>
        <w:t xml:space="preserve"> tábla kezeli az értékeléseket és a szöveges hozzászólásokat; az „egy felhasználó egy pálya” szabályt adatbázis-szintű egyediségi megszorítás biztosítja. A leadott értékelések (</w:t>
      </w:r>
      <w:r w:rsidR="001E36F1" w:rsidRPr="00036766">
        <w:rPr>
          <w:i/>
          <w:bdr w:val="none" w:sz="0" w:space="0" w:color="auto" w:frame="1"/>
        </w:rPr>
        <w:t>rating</w:t>
      </w:r>
      <w:r w:rsidR="001E36F1" w:rsidRPr="001E36F1">
        <w:rPr>
          <w:bdr w:val="none" w:sz="0" w:space="0" w:color="auto" w:frame="1"/>
        </w:rPr>
        <w:t>) adatminőségét egy további táblaszintű megszorítás (CHECK) garantálja, amely csak az [1; 5] zárt intervallumba eső egész számokat fogadja el érvényes bemenetként.</w:t>
      </w:r>
      <w:r w:rsidR="00036766">
        <w:rPr>
          <w:bdr w:val="none" w:sz="0" w:space="0" w:color="auto" w:frame="1"/>
        </w:rPr>
        <w:t xml:space="preserve"> </w:t>
      </w:r>
      <w:r w:rsidRPr="00C30F7C">
        <w:rPr>
          <w:bdr w:val="none" w:sz="0" w:space="0" w:color="auto" w:frame="1"/>
        </w:rPr>
        <w:t xml:space="preserve">Az adminisztrációs felület visszakövethetőségét a </w:t>
      </w:r>
      <w:r w:rsidRPr="00BE7C8F">
        <w:rPr>
          <w:i/>
          <w:bdr w:val="none" w:sz="0" w:space="0" w:color="auto" w:frame="1"/>
        </w:rPr>
        <w:t>log</w:t>
      </w:r>
      <w:r w:rsidRPr="00C30F7C">
        <w:rPr>
          <w:bdr w:val="none" w:sz="0" w:space="0" w:color="auto" w:frame="1"/>
        </w:rPr>
        <w:t xml:space="preserve"> tábla biztosítja. A rendszer megkülönbözteti a felhasználó által indított eseményeket (pl. 'Login', 'Password update') és az adminisztrátori beavatkozásokat (pl. 'User delete (A)', 'Profile picture update (A)'). A </w:t>
      </w:r>
      <w:r w:rsidRPr="00BE7C8F">
        <w:rPr>
          <w:i/>
          <w:bdr w:val="none" w:sz="0" w:space="0" w:color="auto" w:frame="1"/>
        </w:rPr>
        <w:t>victim_id</w:t>
      </w:r>
      <w:r w:rsidRPr="00C30F7C">
        <w:rPr>
          <w:bdr w:val="none" w:sz="0" w:space="0" w:color="auto" w:frame="1"/>
        </w:rPr>
        <w:t xml:space="preserve"> oszlop mutatja meg azt a célfelhasználót, akin az adminisztrátor az adott módosítást végrehajtotta.</w:t>
      </w:r>
      <w:r w:rsidR="00BE24E3">
        <w:rPr>
          <w:bdr w:val="none" w:sz="0" w:space="0" w:color="auto" w:frame="1"/>
        </w:rPr>
        <w:t xml:space="preserve"> </w:t>
      </w:r>
      <w:r w:rsidRPr="00C30F7C">
        <w:rPr>
          <w:bdr w:val="none" w:sz="0" w:space="0" w:color="auto" w:frame="1"/>
        </w:rPr>
        <w:t xml:space="preserve">A séma üzembiztonsági szempontból tartalmaz egy MySQL Event Scheduler </w:t>
      </w:r>
      <w:r w:rsidR="00342A6C">
        <w:rPr>
          <w:bdr w:val="none" w:sz="0" w:space="0" w:color="auto" w:frame="1"/>
        </w:rPr>
        <w:t>e</w:t>
      </w:r>
      <w:r w:rsidRPr="00C30F7C">
        <w:rPr>
          <w:bdr w:val="none" w:sz="0" w:space="0" w:color="auto" w:frame="1"/>
        </w:rPr>
        <w:t>seményt is (</w:t>
      </w:r>
      <w:r w:rsidRPr="00BE7C8F">
        <w:rPr>
          <w:i/>
          <w:bdr w:val="none" w:sz="0" w:space="0" w:color="auto" w:frame="1"/>
        </w:rPr>
        <w:t>expire_abandoned_sessions</w:t>
      </w:r>
      <w:r w:rsidRPr="00C30F7C">
        <w:rPr>
          <w:bdr w:val="none" w:sz="0" w:space="0" w:color="auto" w:frame="1"/>
        </w:rPr>
        <w:t>). Ez a rutin háttérfolyamatként gondoskodik a legalább két órája inaktív, elárvult sessionök automatikus lezárásáról, garantálva az adatbázis konzisztenciáját és a statisztikák pontosságát.</w:t>
      </w:r>
    </w:p>
    <w:p w14:paraId="3791615F" w14:textId="77777777" w:rsidR="000A1D51" w:rsidRDefault="000A1D51" w:rsidP="000A1D51">
      <w:pPr>
        <w:pStyle w:val="Cmsor3"/>
        <w:numPr>
          <w:ilvl w:val="2"/>
          <w:numId w:val="14"/>
        </w:numPr>
        <w:rPr>
          <w:bdr w:val="none" w:sz="0" w:space="0" w:color="auto" w:frame="1"/>
        </w:rPr>
      </w:pPr>
      <w:bookmarkStart w:id="37" w:name="_Toc228831328"/>
      <w:bookmarkStart w:id="38" w:name="_Toc228831305"/>
      <w:r w:rsidRPr="00270C46">
        <w:rPr>
          <w:bdr w:val="none" w:sz="0" w:space="0" w:color="auto" w:frame="1"/>
        </w:rPr>
        <w:t>A C++ WebAssembly motor belső adatszerkezetei</w:t>
      </w:r>
      <w:bookmarkEnd w:id="37"/>
      <w:bookmarkEnd w:id="38"/>
    </w:p>
    <w:p w14:paraId="5F51390D" w14:textId="77777777" w:rsidR="000A1D51" w:rsidRDefault="000A1D51" w:rsidP="000A1D51">
      <w:pPr>
        <w:spacing w:after="120" w:line="360" w:lineRule="auto"/>
        <w:jc w:val="both"/>
        <w:rPr>
          <w:rFonts w:ascii="Times New Roman" w:eastAsia="Times New Roman" w:hAnsi="Times New Roman" w:cs="Times New Roman"/>
          <w:sz w:val="24"/>
          <w:szCs w:val="24"/>
        </w:rPr>
      </w:pPr>
      <w:r w:rsidRPr="00270C46">
        <w:rPr>
          <w:rFonts w:ascii="Times New Roman" w:eastAsia="Times New Roman" w:hAnsi="Times New Roman" w:cs="Times New Roman"/>
          <w:sz w:val="24"/>
          <w:szCs w:val="24"/>
        </w:rPr>
        <w:t xml:space="preserve">Az alkalmazás működésének kulcsfontosságú részét képezik a C++ alapú renderelő motor futásidőben felépülő, memóriában tárolt adatszerkezetei. Ezek az objektum-orientált struktúrák </w:t>
      </w:r>
      <w:r w:rsidRPr="00270C46">
        <w:rPr>
          <w:rFonts w:ascii="Times New Roman" w:eastAsia="Times New Roman" w:hAnsi="Times New Roman" w:cs="Times New Roman"/>
          <w:sz w:val="24"/>
          <w:szCs w:val="24"/>
        </w:rPr>
        <w:lastRenderedPageBreak/>
        <w:t>felelnek a 3D-s tér, a gömbszegmensek és a 2D-s térképek geometriai reprezentációjáért, valamint a grafikus hardverrel (WebGL/OpenGL) való kommunikációért.</w:t>
      </w:r>
    </w:p>
    <w:p w14:paraId="4A0682C3" w14:textId="77777777" w:rsidR="000A1D51" w:rsidRDefault="000A1D51" w:rsidP="000A1D51">
      <w:pPr>
        <w:pStyle w:val="Cmsor4"/>
        <w:numPr>
          <w:ilvl w:val="3"/>
          <w:numId w:val="14"/>
        </w:numPr>
        <w:rPr>
          <w:rFonts w:eastAsia="Times New Roman"/>
        </w:rPr>
      </w:pPr>
      <w:r w:rsidRPr="00683A2B">
        <w:rPr>
          <w:rFonts w:eastAsia="Times New Roman"/>
        </w:rPr>
        <w:t>Csúcspontok reprezentációja</w:t>
      </w:r>
    </w:p>
    <w:p w14:paraId="76D340E9" w14:textId="77777777" w:rsidR="000A1D51" w:rsidRDefault="000A1D51" w:rsidP="000A1D51">
      <w:pPr>
        <w:spacing w:after="120" w:line="360" w:lineRule="auto"/>
        <w:jc w:val="both"/>
        <w:rPr>
          <w:rFonts w:ascii="Times New Roman" w:eastAsia="Times New Roman" w:hAnsi="Times New Roman" w:cs="Times New Roman"/>
          <w:sz w:val="24"/>
          <w:szCs w:val="24"/>
        </w:rPr>
      </w:pPr>
      <w:r w:rsidRPr="00683A2B">
        <w:rPr>
          <w:rFonts w:ascii="Times New Roman" w:eastAsia="Times New Roman" w:hAnsi="Times New Roman" w:cs="Times New Roman"/>
          <w:sz w:val="24"/>
          <w:szCs w:val="24"/>
        </w:rPr>
        <w:t xml:space="preserve">A 3D-s és 2D-s megjelenítés legkisebb építőköve a </w:t>
      </w:r>
      <w:r w:rsidRPr="00683A2B">
        <w:rPr>
          <w:rFonts w:ascii="Times New Roman" w:eastAsia="Times New Roman" w:hAnsi="Times New Roman" w:cs="Times New Roman"/>
          <w:i/>
          <w:iCs/>
          <w:sz w:val="24"/>
          <w:szCs w:val="24"/>
        </w:rPr>
        <w:t>Vertex</w:t>
      </w:r>
      <w:r w:rsidRPr="00683A2B">
        <w:rPr>
          <w:rFonts w:ascii="Times New Roman" w:eastAsia="Times New Roman" w:hAnsi="Times New Roman" w:cs="Times New Roman"/>
          <w:sz w:val="24"/>
          <w:szCs w:val="24"/>
        </w:rPr>
        <w:t xml:space="preserve"> struktúra. Ez egyetlen csúcspont adatait fogja össze a memóriában. Minden csúcspont eltárolja a pontos térbeli elhelyezkedését (egy háromdimenziós, lebegőpontos x, y, z koordináta-rendszerben), valamint a textúrázáshoz (a képek felületre feszítéséhez) szükséges kétdimenziós u és v koordinátákat. Ez a tömör adatszerkezet biztosítja, hogy a m</w:t>
      </w:r>
      <w:r>
        <w:rPr>
          <w:rFonts w:ascii="Times New Roman" w:eastAsia="Times New Roman" w:hAnsi="Times New Roman" w:cs="Times New Roman"/>
          <w:sz w:val="24"/>
          <w:szCs w:val="24"/>
        </w:rPr>
        <w:t>érete a memóriában</w:t>
      </w:r>
      <w:r w:rsidRPr="00683A2B">
        <w:rPr>
          <w:rFonts w:ascii="Times New Roman" w:eastAsia="Times New Roman" w:hAnsi="Times New Roman" w:cs="Times New Roman"/>
          <w:sz w:val="24"/>
          <w:szCs w:val="24"/>
        </w:rPr>
        <w:t xml:space="preserve"> minimális maradjon.</w:t>
      </w:r>
    </w:p>
    <w:p w14:paraId="216E3530" w14:textId="77777777" w:rsidR="000A1D51" w:rsidRDefault="000A1D51" w:rsidP="000A1D51">
      <w:pPr>
        <w:pStyle w:val="Cmsor4"/>
        <w:numPr>
          <w:ilvl w:val="3"/>
          <w:numId w:val="14"/>
        </w:numPr>
        <w:rPr>
          <w:rFonts w:eastAsia="Times New Roman"/>
        </w:rPr>
      </w:pPr>
      <w:r w:rsidRPr="00683A2B">
        <w:rPr>
          <w:rFonts w:eastAsia="Times New Roman"/>
        </w:rPr>
        <w:t>Poligonhálók és geometriai adatok</w:t>
      </w:r>
    </w:p>
    <w:p w14:paraId="1BFB46BC" w14:textId="77777777" w:rsidR="000A1D51" w:rsidRDefault="000A1D51" w:rsidP="000A1D51">
      <w:pPr>
        <w:spacing w:after="120" w:line="360" w:lineRule="auto"/>
        <w:jc w:val="both"/>
        <w:rPr>
          <w:rFonts w:ascii="Times New Roman" w:eastAsia="Times New Roman" w:hAnsi="Times New Roman" w:cs="Times New Roman"/>
          <w:sz w:val="24"/>
          <w:szCs w:val="24"/>
        </w:rPr>
      </w:pPr>
      <w:r w:rsidRPr="00316E2E">
        <w:rPr>
          <w:rFonts w:ascii="Times New Roman" w:eastAsia="Times New Roman" w:hAnsi="Times New Roman" w:cs="Times New Roman"/>
          <w:sz w:val="24"/>
          <w:szCs w:val="24"/>
        </w:rPr>
        <w:t xml:space="preserve">A komplexebb térbeli testek (például a panorámaképeket megjelenítő gömbszegmensek) és a sík felületek kezelését a </w:t>
      </w:r>
      <w:r w:rsidRPr="00D8119C">
        <w:rPr>
          <w:rFonts w:ascii="Times New Roman" w:eastAsia="Times New Roman" w:hAnsi="Times New Roman" w:cs="Times New Roman"/>
          <w:i/>
          <w:iCs/>
          <w:sz w:val="24"/>
          <w:szCs w:val="24"/>
        </w:rPr>
        <w:t>Mesh</w:t>
      </w:r>
      <w:r w:rsidRPr="00316E2E">
        <w:rPr>
          <w:rFonts w:ascii="Times New Roman" w:eastAsia="Times New Roman" w:hAnsi="Times New Roman" w:cs="Times New Roman"/>
          <w:sz w:val="24"/>
          <w:szCs w:val="24"/>
        </w:rPr>
        <w:t xml:space="preserve"> (poligonháló) osztály végzi. A </w:t>
      </w:r>
      <w:r w:rsidRPr="00D8119C">
        <w:rPr>
          <w:rFonts w:ascii="Times New Roman" w:eastAsia="Times New Roman" w:hAnsi="Times New Roman" w:cs="Times New Roman"/>
          <w:i/>
          <w:iCs/>
          <w:sz w:val="24"/>
          <w:szCs w:val="24"/>
        </w:rPr>
        <w:t>Mesh</w:t>
      </w:r>
      <w:r w:rsidRPr="00316E2E">
        <w:rPr>
          <w:rFonts w:ascii="Times New Roman" w:eastAsia="Times New Roman" w:hAnsi="Times New Roman" w:cs="Times New Roman"/>
          <w:sz w:val="24"/>
          <w:szCs w:val="24"/>
        </w:rPr>
        <w:t xml:space="preserve"> osztály felelős egy teljes térbeli objektum adatainak összefogásáért és a GPU felé történő továbbításáért:</w:t>
      </w:r>
    </w:p>
    <w:p w14:paraId="11D55B0A" w14:textId="77777777" w:rsidR="000A1D51" w:rsidRPr="00D8119C" w:rsidRDefault="000A1D51" w:rsidP="000A1D51">
      <w:pPr>
        <w:pStyle w:val="Listaszerbekezds"/>
        <w:numPr>
          <w:ilvl w:val="0"/>
          <w:numId w:val="22"/>
        </w:numPr>
        <w:spacing w:after="120" w:line="360" w:lineRule="auto"/>
        <w:jc w:val="both"/>
      </w:pPr>
      <w:r w:rsidRPr="00D8119C">
        <w:rPr>
          <w:b/>
          <w:bCs/>
        </w:rPr>
        <w:t>Geometriai adatok</w:t>
      </w:r>
      <w:r w:rsidRPr="00D8119C">
        <w:t>: Dinamikus tömbökben tárolja a testet felépítő csúcspontokat</w:t>
      </w:r>
      <w:r>
        <w:t xml:space="preserve"> </w:t>
      </w:r>
      <w:r w:rsidRPr="00D8119C">
        <w:t>valamint az ezeket háromszögekké összekötő indexeket</w:t>
      </w:r>
      <w:r>
        <w:t>.</w:t>
      </w:r>
    </w:p>
    <w:p w14:paraId="41123FB6" w14:textId="77777777" w:rsidR="000A1D51" w:rsidRPr="00D8119C" w:rsidRDefault="000A1D51" w:rsidP="000A1D51">
      <w:pPr>
        <w:pStyle w:val="Listaszerbekezds"/>
        <w:numPr>
          <w:ilvl w:val="0"/>
          <w:numId w:val="22"/>
        </w:numPr>
        <w:spacing w:after="120" w:line="360" w:lineRule="auto"/>
        <w:jc w:val="both"/>
      </w:pPr>
      <w:r w:rsidRPr="00D8119C">
        <w:rPr>
          <w:b/>
          <w:bCs/>
        </w:rPr>
        <w:t>Példányosítás</w:t>
      </w:r>
      <w:r w:rsidRPr="00D8119C">
        <w:t xml:space="preserve"> </w:t>
      </w:r>
      <w:r w:rsidRPr="00D8119C">
        <w:rPr>
          <w:b/>
          <w:bCs/>
        </w:rPr>
        <w:t>(Instancing):</w:t>
      </w:r>
      <w:r w:rsidRPr="00D8119C">
        <w:t xml:space="preserve"> A motor támogatja az úgynevezett "</w:t>
      </w:r>
      <w:r w:rsidRPr="00245115">
        <w:rPr>
          <w:i/>
          <w:iCs/>
        </w:rPr>
        <w:t>instanced rendering</w:t>
      </w:r>
      <w:r w:rsidRPr="00D8119C">
        <w:t>" technikát, amely lehetővé teszi, hogy ugyanazt a geometriát egyszerre több helyen is hatékonyan kirajzolja. Ehhez az osztály tárolja a példányok eltolási vektorait</w:t>
      </w:r>
      <w:r>
        <w:t>.</w:t>
      </w:r>
    </w:p>
    <w:p w14:paraId="742301FB" w14:textId="77777777" w:rsidR="000A1D51" w:rsidRPr="00D8119C" w:rsidRDefault="000A1D51" w:rsidP="000A1D51">
      <w:pPr>
        <w:pStyle w:val="Listaszerbekezds"/>
        <w:numPr>
          <w:ilvl w:val="0"/>
          <w:numId w:val="22"/>
        </w:numPr>
        <w:spacing w:after="120" w:line="360" w:lineRule="auto"/>
        <w:jc w:val="both"/>
      </w:pPr>
      <w:r w:rsidRPr="00245115">
        <w:rPr>
          <w:b/>
          <w:bCs/>
        </w:rPr>
        <w:t>Hardveres pufferek</w:t>
      </w:r>
      <w:r w:rsidRPr="00D8119C">
        <w:t xml:space="preserve">: A grafikus kártyával való adatcseréhez a </w:t>
      </w:r>
      <w:r w:rsidRPr="00245115">
        <w:rPr>
          <w:i/>
          <w:iCs/>
        </w:rPr>
        <w:t>Mesh</w:t>
      </w:r>
      <w:r w:rsidRPr="00D8119C">
        <w:t xml:space="preserve"> osztály kezeli az OpenGL azonosítókat: a Vertex Array Object (</w:t>
      </w:r>
      <w:r w:rsidRPr="00245115">
        <w:rPr>
          <w:b/>
          <w:bCs/>
        </w:rPr>
        <w:t>VAO</w:t>
      </w:r>
      <w:r w:rsidRPr="00D8119C">
        <w:t>), Vertex Buffer Object (</w:t>
      </w:r>
      <w:r w:rsidRPr="00245115">
        <w:rPr>
          <w:b/>
          <w:bCs/>
        </w:rPr>
        <w:t>VBO</w:t>
      </w:r>
      <w:r w:rsidRPr="00D8119C">
        <w:t>), Element Buffer Object (</w:t>
      </w:r>
      <w:r w:rsidRPr="00245115">
        <w:rPr>
          <w:b/>
          <w:bCs/>
        </w:rPr>
        <w:t>EBO</w:t>
      </w:r>
      <w:r w:rsidRPr="00D8119C">
        <w:t>) és az instanciák pufferének (</w:t>
      </w:r>
      <w:r w:rsidRPr="00245115">
        <w:rPr>
          <w:b/>
          <w:bCs/>
        </w:rPr>
        <w:t>Instance</w:t>
      </w:r>
      <w:r w:rsidRPr="00D8119C">
        <w:t xml:space="preserve"> </w:t>
      </w:r>
      <w:r w:rsidRPr="00245115">
        <w:rPr>
          <w:b/>
          <w:bCs/>
        </w:rPr>
        <w:t>VBO</w:t>
      </w:r>
      <w:r w:rsidRPr="00D8119C">
        <w:t>) memóriacímeit.</w:t>
      </w:r>
    </w:p>
    <w:p w14:paraId="7E0FE45B" w14:textId="77777777" w:rsidR="000A1D51" w:rsidRDefault="000A1D51" w:rsidP="000A1D51">
      <w:pPr>
        <w:pStyle w:val="Listaszerbekezds"/>
        <w:numPr>
          <w:ilvl w:val="0"/>
          <w:numId w:val="22"/>
        </w:numPr>
        <w:spacing w:after="120" w:line="360" w:lineRule="auto"/>
        <w:jc w:val="both"/>
      </w:pPr>
      <w:r w:rsidRPr="00245115">
        <w:rPr>
          <w:b/>
          <w:bCs/>
        </w:rPr>
        <w:t>Transzformáció és Anyagok</w:t>
      </w:r>
      <w:r w:rsidRPr="00D8119C">
        <w:t xml:space="preserve">: A </w:t>
      </w:r>
      <w:r w:rsidRPr="00245115">
        <w:rPr>
          <w:i/>
          <w:iCs/>
        </w:rPr>
        <w:t>MeshData</w:t>
      </w:r>
      <w:r w:rsidRPr="00D8119C">
        <w:t xml:space="preserve"> struktúrán keresztül tartalmazza az objektum modellmátrixát (modelMatrix), amely a térbeli forgatást, eltolást és skálázást írja le. Emellett minden poligonhálóhoz tartozik egy anyag (Material), amely a megjelenés vizuális tulajdonságait határozza meg.</w:t>
      </w:r>
    </w:p>
    <w:p w14:paraId="42B85FBC" w14:textId="77777777" w:rsidR="000A1D51" w:rsidRDefault="000A1D51" w:rsidP="000A1D51">
      <w:pPr>
        <w:pStyle w:val="Cmsor4"/>
        <w:numPr>
          <w:ilvl w:val="3"/>
          <w:numId w:val="14"/>
        </w:numPr>
      </w:pPr>
      <w:r w:rsidRPr="0032028D">
        <w:t>A Színtér felépítése</w:t>
      </w:r>
    </w:p>
    <w:p w14:paraId="363D7FB2" w14:textId="77777777" w:rsidR="000A1D51" w:rsidRDefault="000A1D51" w:rsidP="000A1D51">
      <w:pPr>
        <w:spacing w:after="120" w:line="360" w:lineRule="auto"/>
        <w:jc w:val="both"/>
        <w:rPr>
          <w:rFonts w:ascii="Times New Roman" w:eastAsia="Times New Roman" w:hAnsi="Times New Roman" w:cs="Times New Roman"/>
          <w:sz w:val="24"/>
          <w:szCs w:val="24"/>
        </w:rPr>
      </w:pPr>
      <w:r w:rsidRPr="0032028D">
        <w:rPr>
          <w:rFonts w:ascii="Times New Roman" w:eastAsia="Times New Roman" w:hAnsi="Times New Roman" w:cs="Times New Roman"/>
          <w:sz w:val="24"/>
          <w:szCs w:val="24"/>
        </w:rPr>
        <w:t xml:space="preserve">A </w:t>
      </w:r>
      <w:r w:rsidRPr="0032028D">
        <w:rPr>
          <w:rFonts w:ascii="Times New Roman" w:eastAsia="Times New Roman" w:hAnsi="Times New Roman" w:cs="Times New Roman"/>
          <w:i/>
          <w:iCs/>
          <w:sz w:val="24"/>
          <w:szCs w:val="24"/>
        </w:rPr>
        <w:t>Scene</w:t>
      </w:r>
      <w:r w:rsidRPr="0032028D">
        <w:rPr>
          <w:rFonts w:ascii="Times New Roman" w:eastAsia="Times New Roman" w:hAnsi="Times New Roman" w:cs="Times New Roman"/>
          <w:sz w:val="24"/>
          <w:szCs w:val="24"/>
        </w:rPr>
        <w:t xml:space="preserve"> osztály a teljes renderelendő világ konténereként funkcionál. Célja, hogy logikailag összefogja a képernyőn megjelenő összes elemet:</w:t>
      </w:r>
    </w:p>
    <w:p w14:paraId="7058A5AE" w14:textId="77777777" w:rsidR="000A1D51" w:rsidRPr="00542981" w:rsidRDefault="000A1D51" w:rsidP="000A1D51">
      <w:pPr>
        <w:pStyle w:val="Listaszerbekezds"/>
        <w:numPr>
          <w:ilvl w:val="0"/>
          <w:numId w:val="23"/>
        </w:numPr>
        <w:spacing w:after="120" w:line="360" w:lineRule="auto"/>
        <w:jc w:val="both"/>
      </w:pPr>
      <w:r w:rsidRPr="00542981">
        <w:rPr>
          <w:b/>
          <w:bCs/>
        </w:rPr>
        <w:lastRenderedPageBreak/>
        <w:t>Kamera</w:t>
      </w:r>
      <w:r w:rsidRPr="00542981">
        <w:t xml:space="preserve">: Exkluzív tulajdonlású intelligens mutatóval </w:t>
      </w:r>
      <w:r>
        <w:t>t</w:t>
      </w:r>
      <w:r w:rsidRPr="00542981">
        <w:t>artalmazza a nézőpontot meghatározó kamerát, amely a felhasználó forgási és navigációs interakcióit fordítja le a 3D-s térben.</w:t>
      </w:r>
    </w:p>
    <w:p w14:paraId="1F8EC49B" w14:textId="6D9EB4C4" w:rsidR="00B36A5F" w:rsidRPr="008E56A1" w:rsidRDefault="000A1D51" w:rsidP="008E56A1">
      <w:pPr>
        <w:pStyle w:val="Listaszerbekezds"/>
        <w:numPr>
          <w:ilvl w:val="0"/>
          <w:numId w:val="23"/>
        </w:numPr>
        <w:spacing w:after="120" w:line="360" w:lineRule="auto"/>
        <w:jc w:val="both"/>
      </w:pPr>
      <w:r w:rsidRPr="00542981">
        <w:rPr>
          <w:b/>
          <w:bCs/>
        </w:rPr>
        <w:t>Objektumlista</w:t>
      </w:r>
      <w:r w:rsidRPr="00542981">
        <w:t>: Egy megosztott mutatókat tartalmazó dinamikus tömbben tartja nyilván az összes aktív poligonhálót. Ez a struktúra teszi lehetővé a motor számára, hogy a renderelési ciklus során iteráljon a kirajzolandó elemeken, illetve futásidőben dinamikusan adjon hozzá vagy távolítson el elemeket a memóriából.</w:t>
      </w:r>
    </w:p>
    <w:p w14:paraId="38797370" w14:textId="66E25C67" w:rsidR="00B36A5F" w:rsidRDefault="00B36A5F" w:rsidP="00A90D71">
      <w:pPr>
        <w:pStyle w:val="Cmsor2"/>
        <w:jc w:val="both"/>
        <w:rPr>
          <w:bdr w:val="none" w:sz="0" w:space="0" w:color="auto" w:frame="1"/>
        </w:rPr>
      </w:pPr>
      <w:bookmarkStart w:id="39" w:name="_Toc228831329"/>
      <w:bookmarkStart w:id="40" w:name="_Toc228831306"/>
      <w:r>
        <w:rPr>
          <w:bdr w:val="none" w:sz="0" w:space="0" w:color="auto" w:frame="1"/>
        </w:rPr>
        <w:t>Rendszer</w:t>
      </w:r>
      <w:r w:rsidR="001D42F1">
        <w:rPr>
          <w:bdr w:val="none" w:sz="0" w:space="0" w:color="auto" w:frame="1"/>
        </w:rPr>
        <w:t>a</w:t>
      </w:r>
      <w:r>
        <w:rPr>
          <w:bdr w:val="none" w:sz="0" w:space="0" w:color="auto" w:frame="1"/>
        </w:rPr>
        <w:t>rchitektúra</w:t>
      </w:r>
      <w:bookmarkEnd w:id="39"/>
      <w:bookmarkEnd w:id="40"/>
    </w:p>
    <w:p w14:paraId="2AEAE54D" w14:textId="0ED3CB20" w:rsidR="000D477F" w:rsidRDefault="00C632B0" w:rsidP="00A90D71">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Lokea alkalmazás négy fő komponensből áll, amelyek két elkülönített futási környezetben helyezkednek el: a böngészőben és a szerveren.</w:t>
      </w:r>
    </w:p>
    <w:p w14:paraId="66772330" w14:textId="25AAEEF8" w:rsidR="005E31D8" w:rsidRDefault="00C632B0" w:rsidP="00A90D7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A90D71">
        <w:rPr>
          <w:rFonts w:ascii="Times New Roman" w:eastAsia="Times New Roman" w:hAnsi="Times New Roman" w:cs="Times New Roman"/>
          <w:sz w:val="24"/>
          <w:szCs w:val="24"/>
        </w:rPr>
        <w:t>böngésző oldal</w:t>
      </w:r>
      <w:r>
        <w:rPr>
          <w:rFonts w:ascii="Times New Roman" w:eastAsia="Times New Roman" w:hAnsi="Times New Roman" w:cs="Times New Roman"/>
          <w:sz w:val="24"/>
          <w:szCs w:val="24"/>
        </w:rPr>
        <w:t xml:space="preserve"> tartalmazza a frontend (HTML/CSS/JS) modult, amely a felhasználói felületért felel, és az Engine modult, amely egy C++ nyelven írt, WebAssembly-re fordított renderelő motor. Ez utóbbi végzi a 360 fokos panorámaképek megjelenítését egy WebGL Canvas elemen. A két modul közvetlen JavaScript API-n keresztül kommunikál egymással.</w:t>
      </w:r>
    </w:p>
    <w:p w14:paraId="2A09E3FA" w14:textId="79EC6F39" w:rsidR="00584CFC" w:rsidRPr="00A90D71" w:rsidRDefault="00C632B0" w:rsidP="00A90D7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5E31D8">
        <w:rPr>
          <w:rFonts w:ascii="Times New Roman" w:eastAsia="Times New Roman" w:hAnsi="Times New Roman" w:cs="Times New Roman"/>
          <w:sz w:val="24"/>
          <w:szCs w:val="24"/>
        </w:rPr>
        <w:t>s</w:t>
      </w:r>
      <w:r w:rsidRPr="00A90D71">
        <w:rPr>
          <w:rFonts w:ascii="Times New Roman" w:eastAsia="Times New Roman" w:hAnsi="Times New Roman" w:cs="Times New Roman"/>
          <w:sz w:val="24"/>
          <w:szCs w:val="24"/>
        </w:rPr>
        <w:t>zerver oldal</w:t>
      </w:r>
      <w:r>
        <w:rPr>
          <w:rFonts w:ascii="Times New Roman" w:eastAsia="Times New Roman" w:hAnsi="Times New Roman" w:cs="Times New Roman"/>
          <w:sz w:val="24"/>
          <w:szCs w:val="24"/>
        </w:rPr>
        <w:t xml:space="preserve"> a Node.js/Express alapú REST API, amely HTTP kéréseken keresztül fogadja a </w:t>
      </w:r>
      <w:r w:rsidR="00981C5A" w:rsidRPr="00A90D71">
        <w:rPr>
          <w:rFonts w:ascii="Times New Roman" w:eastAsia="Times New Roman" w:hAnsi="Times New Roman" w:cs="Times New Roman"/>
          <w:sz w:val="24"/>
          <w:szCs w:val="24"/>
        </w:rPr>
        <w:t>A backend részletes bemutatása</w:t>
      </w:r>
      <w:r w:rsidR="00584CFC" w:rsidRPr="00584CFC">
        <w:rPr>
          <w:rFonts w:ascii="Times New Roman" w:eastAsia="Times New Roman" w:hAnsi="Times New Roman" w:cs="Times New Roman"/>
          <w:sz w:val="24"/>
          <w:szCs w:val="24"/>
        </w:rPr>
        <w:t xml:space="preserve"> </w:t>
      </w:r>
      <w:r w:rsidR="00584CFC">
        <w:rPr>
          <w:rFonts w:ascii="Times New Roman" w:eastAsia="Times New Roman" w:hAnsi="Times New Roman" w:cs="Times New Roman"/>
          <w:sz w:val="24"/>
          <w:szCs w:val="24"/>
        </w:rPr>
        <w:t>frontend JSON formátumú kéréseit és JSON-nel válaszol. A szerver kezeli a játékállapotot memóriában tárolt munkamenetekkel (session), a képfeltöltéseket a Multer és Sharp könyvtárakkal, a felhasználókezelést és az e-mail küldést SMTP-n keresztül. Az adatbázis-kapcsolatokat MySQL connection pool biztosítja.</w:t>
      </w:r>
    </w:p>
    <w:p w14:paraId="587BB4B4" w14:textId="77777777" w:rsidR="00584CFC" w:rsidRDefault="00584CFC" w:rsidP="00A90D71">
      <w:pPr>
        <w:spacing w:after="0" w:line="360" w:lineRule="auto"/>
        <w:jc w:val="both"/>
      </w:pPr>
      <w:r>
        <w:rPr>
          <w:rFonts w:ascii="Times New Roman" w:eastAsia="Times New Roman" w:hAnsi="Times New Roman" w:cs="Times New Roman"/>
          <w:sz w:val="24"/>
          <w:szCs w:val="24"/>
        </w:rPr>
        <w:t>Az alkalmazás kétféle adattárolást használ: a strukturált adatok (felhasználók, helyszínek, tippek, pontszámok) MySQL adatbázisban találhatók, míg a 360 fokos képek a szerver fájlrendszerén tárolódnak, és a frontend közvetlenül HTTP-n keresztül kéri le őket.</w:t>
      </w:r>
    </w:p>
    <w:p w14:paraId="5F9B5DB2" w14:textId="5A397F97" w:rsidR="00981C5A" w:rsidRDefault="006B26A2" w:rsidP="00A90D71">
      <w:pPr>
        <w:pStyle w:val="Cmsor2"/>
        <w:jc w:val="both"/>
      </w:pPr>
      <w:bookmarkStart w:id="41" w:name="_Toc228831330"/>
      <w:bookmarkStart w:id="42" w:name="_Toc228831307"/>
      <w:r>
        <w:t>A backend részletes bemutatása</w:t>
      </w:r>
      <w:bookmarkEnd w:id="41"/>
      <w:bookmarkEnd w:id="42"/>
    </w:p>
    <w:p w14:paraId="643C24A0" w14:textId="637D237F" w:rsidR="00981C5A" w:rsidRDefault="00981C5A" w:rsidP="00A90D71">
      <w:pPr>
        <w:pStyle w:val="Cmsor3"/>
        <w:jc w:val="both"/>
      </w:pPr>
      <w:bookmarkStart w:id="43" w:name="_Toc228831331"/>
      <w:bookmarkStart w:id="44" w:name="_Toc228831308"/>
      <w:r>
        <w:t>Projektstrukt</w:t>
      </w:r>
      <w:r w:rsidR="0023041A">
        <w:t>úra</w:t>
      </w:r>
      <w:bookmarkEnd w:id="43"/>
      <w:bookmarkEnd w:id="44"/>
    </w:p>
    <w:p w14:paraId="3F2B0050" w14:textId="25FFB91C" w:rsidR="00222EED" w:rsidRDefault="00222EED" w:rsidP="00A90D71">
      <w:pPr>
        <w:spacing w:after="120" w:line="360" w:lineRule="auto"/>
        <w:jc w:val="both"/>
      </w:pPr>
      <w:r>
        <w:rPr>
          <w:rFonts w:ascii="Times New Roman" w:eastAsia="Times New Roman" w:hAnsi="Times New Roman" w:cs="Times New Roman"/>
          <w:sz w:val="24"/>
          <w:szCs w:val="24"/>
        </w:rPr>
        <w:t>A backend moduláris felépítésű. A fő belépési pont a szerver indítása, amely az Express alkalmazást konfigurálja, a middleware-eket regisztrálja és az útvonalakat betölti. A forráskód</w:t>
      </w:r>
      <w:r w:rsidR="007E76FF">
        <w:rPr>
          <w:rFonts w:ascii="Times New Roman" w:eastAsia="Times New Roman" w:hAnsi="Times New Roman" w:cs="Times New Roman"/>
          <w:sz w:val="24"/>
          <w:szCs w:val="24"/>
        </w:rPr>
        <w:t xml:space="preserve">ban </w:t>
      </w:r>
      <w:r w:rsidR="004D7657">
        <w:rPr>
          <w:rFonts w:ascii="Times New Roman" w:eastAsia="Times New Roman" w:hAnsi="Times New Roman" w:cs="Times New Roman"/>
          <w:sz w:val="24"/>
          <w:szCs w:val="24"/>
        </w:rPr>
        <w:t>töreked</w:t>
      </w:r>
      <w:r w:rsidR="00676C56">
        <w:rPr>
          <w:rFonts w:ascii="Times New Roman" w:eastAsia="Times New Roman" w:hAnsi="Times New Roman" w:cs="Times New Roman"/>
          <w:sz w:val="24"/>
          <w:szCs w:val="24"/>
        </w:rPr>
        <w:t xml:space="preserve">tünk a </w:t>
      </w:r>
      <w:r>
        <w:rPr>
          <w:rFonts w:ascii="Times New Roman" w:eastAsia="Times New Roman" w:hAnsi="Times New Roman" w:cs="Times New Roman"/>
          <w:sz w:val="24"/>
          <w:szCs w:val="24"/>
        </w:rPr>
        <w:t xml:space="preserve">funkcionális egységekre (modulokra) </w:t>
      </w:r>
      <w:r w:rsidR="00676C56">
        <w:rPr>
          <w:rFonts w:ascii="Times New Roman" w:eastAsia="Times New Roman" w:hAnsi="Times New Roman" w:cs="Times New Roman"/>
          <w:sz w:val="24"/>
          <w:szCs w:val="24"/>
        </w:rPr>
        <w:t>bontásra</w:t>
      </w:r>
      <w:r>
        <w:rPr>
          <w:rFonts w:ascii="Times New Roman" w:eastAsia="Times New Roman" w:hAnsi="Times New Roman" w:cs="Times New Roman"/>
          <w:sz w:val="24"/>
          <w:szCs w:val="24"/>
        </w:rPr>
        <w:t xml:space="preserve">: </w:t>
      </w:r>
      <w:r w:rsidR="00676C56">
        <w:rPr>
          <w:rFonts w:ascii="Times New Roman" w:eastAsia="Times New Roman" w:hAnsi="Times New Roman" w:cs="Times New Roman"/>
          <w:sz w:val="24"/>
          <w:szCs w:val="24"/>
        </w:rPr>
        <w:t>sok</w:t>
      </w:r>
      <w:r>
        <w:rPr>
          <w:rFonts w:ascii="Times New Roman" w:eastAsia="Times New Roman" w:hAnsi="Times New Roman" w:cs="Times New Roman"/>
          <w:sz w:val="24"/>
          <w:szCs w:val="24"/>
        </w:rPr>
        <w:t xml:space="preserve"> modul saját controller, service, queries és routes fájlokkal rendelkezik.</w:t>
      </w:r>
    </w:p>
    <w:p w14:paraId="00C5E60E" w14:textId="299E6375" w:rsidR="004669E3" w:rsidRPr="004669E3" w:rsidRDefault="004669E3" w:rsidP="00A90D71">
      <w:pPr>
        <w:pStyle w:val="Cmsor3"/>
        <w:jc w:val="both"/>
        <w:rPr>
          <w:rFonts w:eastAsia="Times New Roman"/>
          <w:lang w:val="en-GB" w:eastAsia="en-GB"/>
        </w:rPr>
      </w:pPr>
      <w:bookmarkStart w:id="45" w:name="_Toc228831332"/>
      <w:bookmarkStart w:id="46" w:name="_Toc228831309"/>
      <w:r w:rsidRPr="004669E3">
        <w:rPr>
          <w:rFonts w:eastAsia="Times New Roman"/>
          <w:lang w:val="en-GB" w:eastAsia="en-GB"/>
        </w:rPr>
        <w:lastRenderedPageBreak/>
        <w:t>REST API végpontok</w:t>
      </w:r>
      <w:bookmarkEnd w:id="45"/>
      <w:bookmarkEnd w:id="46"/>
    </w:p>
    <w:p w14:paraId="43175E3C" w14:textId="2994C0F5" w:rsidR="004669E3" w:rsidRPr="0007409A" w:rsidRDefault="004669E3" w:rsidP="00A90D71">
      <w:pPr>
        <w:spacing w:after="120" w:line="360" w:lineRule="auto"/>
        <w:jc w:val="both"/>
        <w:rPr>
          <w:rFonts w:ascii="Times New Roman" w:eastAsia="Times New Roman" w:hAnsi="Times New Roman" w:cs="Times New Roman"/>
          <w:sz w:val="24"/>
          <w:szCs w:val="24"/>
          <w:lang w:val="en-GB" w:eastAsia="en-GB"/>
        </w:rPr>
      </w:pPr>
      <w:r w:rsidRPr="0007409A">
        <w:rPr>
          <w:rFonts w:ascii="Times New Roman" w:eastAsia="Times New Roman" w:hAnsi="Times New Roman" w:cs="Times New Roman"/>
          <w:sz w:val="24"/>
          <w:szCs w:val="24"/>
          <w:lang w:val="en-GB" w:eastAsia="en-GB"/>
        </w:rPr>
        <w:t xml:space="preserve">A backend RESTful architektúrát követ: az erőforrások HTTP metódusokkal (GET, POST, PUT, DELETE) érhetők el, az adatcsere JSON formátumban történik. </w:t>
      </w:r>
      <w:r w:rsidR="00051D77">
        <w:rPr>
          <w:rFonts w:ascii="Times New Roman" w:eastAsia="Times New Roman" w:hAnsi="Times New Roman" w:cs="Times New Roman"/>
          <w:sz w:val="24"/>
          <w:szCs w:val="24"/>
          <w:lang w:val="en-GB" w:eastAsia="en-GB"/>
        </w:rPr>
        <w:t xml:space="preserve">A végpontjaink nevei követik a </w:t>
      </w:r>
      <w:r w:rsidR="008026CA" w:rsidRPr="008026CA">
        <w:rPr>
          <w:rFonts w:ascii="Times New Roman" w:eastAsia="Times New Roman" w:hAnsi="Times New Roman" w:cs="Times New Roman"/>
          <w:sz w:val="24"/>
          <w:szCs w:val="24"/>
          <w:lang w:eastAsia="en-GB"/>
        </w:rPr>
        <w:t xml:space="preserve">RESTful API </w:t>
      </w:r>
      <w:r w:rsidR="003B1C89">
        <w:rPr>
          <w:rFonts w:ascii="Times New Roman" w:eastAsia="Times New Roman" w:hAnsi="Times New Roman" w:cs="Times New Roman"/>
          <w:sz w:val="24"/>
          <w:szCs w:val="24"/>
          <w:lang w:eastAsia="en-GB"/>
        </w:rPr>
        <w:t>elnevezési irányelveket követi</w:t>
      </w:r>
      <w:r w:rsidR="009354FC">
        <w:rPr>
          <w:rFonts w:ascii="Times New Roman" w:eastAsia="Times New Roman" w:hAnsi="Times New Roman" w:cs="Times New Roman"/>
          <w:sz w:val="24"/>
          <w:szCs w:val="24"/>
          <w:lang w:eastAsia="en-GB"/>
        </w:rPr>
        <w:t xml:space="preserve">. </w:t>
      </w:r>
      <w:r w:rsidRPr="0007409A">
        <w:rPr>
          <w:rFonts w:ascii="Times New Roman" w:eastAsia="Times New Roman" w:hAnsi="Times New Roman" w:cs="Times New Roman"/>
          <w:sz w:val="24"/>
          <w:szCs w:val="24"/>
          <w:lang w:val="en-GB" w:eastAsia="en-GB"/>
        </w:rPr>
        <w:t>Az alábbiakban a végpontcsoportok:</w:t>
      </w:r>
    </w:p>
    <w:p w14:paraId="75A7DE75" w14:textId="77777777" w:rsidR="003213B1" w:rsidRDefault="003213B1" w:rsidP="002C3877">
      <w:pPr>
        <w:pStyle w:val="Cmsor4"/>
      </w:pPr>
      <w:r>
        <w:t>Auth (/api/auth)</w:t>
      </w:r>
    </w:p>
    <w:tbl>
      <w:tblPr>
        <w:tblStyle w:val="Tblzatrcsos1vilgos"/>
        <w:tblW w:w="0" w:type="auto"/>
        <w:tblLook w:val="04A0" w:firstRow="1" w:lastRow="0" w:firstColumn="1" w:lastColumn="0" w:noHBand="0" w:noVBand="1"/>
      </w:tblPr>
      <w:tblGrid>
        <w:gridCol w:w="4200"/>
        <w:gridCol w:w="1300"/>
        <w:gridCol w:w="3526"/>
      </w:tblGrid>
      <w:tr w:rsidR="003213B1" w14:paraId="628895B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40E306E"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6F64C499"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35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7D71D38"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68D79588"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CE4FD1A" w14:textId="77777777" w:rsidR="003213B1" w:rsidRPr="003213B1" w:rsidRDefault="003213B1">
            <w:pPr>
              <w:rPr>
                <w:b w:val="0"/>
                <w:bCs w:val="0"/>
              </w:rPr>
            </w:pPr>
            <w:r w:rsidRPr="003213B1">
              <w:rPr>
                <w:rFonts w:ascii="Times New Roman" w:hAnsi="Times New Roman"/>
                <w:b w:val="0"/>
                <w:bCs w:val="0"/>
                <w:sz w:val="24"/>
              </w:rPr>
              <w:t>/api/auth/register</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CEA3F0"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POST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D7411B0"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Regisztráció</w:t>
            </w:r>
          </w:p>
        </w:tc>
      </w:tr>
      <w:tr w:rsidR="003213B1" w14:paraId="72428E9E"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1906157" w14:textId="77777777" w:rsidR="003213B1" w:rsidRPr="003213B1" w:rsidRDefault="003213B1">
            <w:pPr>
              <w:rPr>
                <w:b w:val="0"/>
                <w:bCs w:val="0"/>
              </w:rPr>
            </w:pPr>
            <w:r w:rsidRPr="003213B1">
              <w:rPr>
                <w:rFonts w:ascii="Times New Roman" w:hAnsi="Times New Roman"/>
                <w:b w:val="0"/>
                <w:bCs w:val="0"/>
                <w:sz w:val="24"/>
              </w:rPr>
              <w:t>/api/auth/login</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AF325C5"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POST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CFC9DE8"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Bejelentkezés</w:t>
            </w:r>
          </w:p>
        </w:tc>
      </w:tr>
      <w:tr w:rsidR="003213B1" w14:paraId="0C32681C"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E662C38" w14:textId="77777777" w:rsidR="003213B1" w:rsidRPr="003213B1" w:rsidRDefault="003213B1">
            <w:pPr>
              <w:rPr>
                <w:b w:val="0"/>
                <w:bCs w:val="0"/>
              </w:rPr>
            </w:pPr>
            <w:r w:rsidRPr="003213B1">
              <w:rPr>
                <w:rFonts w:ascii="Times New Roman" w:hAnsi="Times New Roman"/>
                <w:b w:val="0"/>
                <w:bCs w:val="0"/>
                <w:sz w:val="24"/>
              </w:rPr>
              <w:t>/api/auth/logout</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0BB650B"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DELETE</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02024D9"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Kijelentkezés</w:t>
            </w:r>
          </w:p>
        </w:tc>
      </w:tr>
      <w:tr w:rsidR="003213B1" w14:paraId="06908218"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4D0B465" w14:textId="77777777" w:rsidR="003213B1" w:rsidRPr="003213B1" w:rsidRDefault="003213B1">
            <w:pPr>
              <w:rPr>
                <w:b w:val="0"/>
                <w:bCs w:val="0"/>
              </w:rPr>
            </w:pPr>
            <w:r w:rsidRPr="003213B1">
              <w:rPr>
                <w:rFonts w:ascii="Times New Roman" w:hAnsi="Times New Roman"/>
                <w:b w:val="0"/>
                <w:bCs w:val="0"/>
                <w:sz w:val="24"/>
              </w:rPr>
              <w:t>/api/auth/status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A53F56"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F7BAC5F"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Bejelentkezési állapot lekérése</w:t>
            </w:r>
          </w:p>
        </w:tc>
      </w:tr>
    </w:tbl>
    <w:p w14:paraId="70DB946E" w14:textId="77777777" w:rsidR="003213B1" w:rsidRDefault="003213B1" w:rsidP="003213B1">
      <w:pPr>
        <w:spacing w:after="80"/>
      </w:pPr>
    </w:p>
    <w:p w14:paraId="32DA2544" w14:textId="77777777" w:rsidR="003213B1" w:rsidRDefault="003213B1" w:rsidP="002C3877">
      <w:pPr>
        <w:pStyle w:val="Cmsor4"/>
      </w:pPr>
      <w:r>
        <w:t>Felhasználók (/api/users)</w:t>
      </w:r>
    </w:p>
    <w:tbl>
      <w:tblPr>
        <w:tblStyle w:val="Tblzatrcsos1vilgos"/>
        <w:tblW w:w="0" w:type="auto"/>
        <w:tblLook w:val="04A0" w:firstRow="1" w:lastRow="0" w:firstColumn="1" w:lastColumn="0" w:noHBand="0" w:noVBand="1"/>
      </w:tblPr>
      <w:tblGrid>
        <w:gridCol w:w="4600"/>
        <w:gridCol w:w="1300"/>
        <w:gridCol w:w="3126"/>
      </w:tblGrid>
      <w:tr w:rsidR="003213B1" w14:paraId="330B515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75D46B5B"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7127711A"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31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112AD3C8"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6131AA99"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43C1420" w14:textId="77777777" w:rsidR="003213B1" w:rsidRPr="003213B1" w:rsidRDefault="003213B1">
            <w:pPr>
              <w:rPr>
                <w:b w:val="0"/>
                <w:bCs w:val="0"/>
              </w:rPr>
            </w:pPr>
            <w:r w:rsidRPr="003213B1">
              <w:rPr>
                <w:rFonts w:ascii="Times New Roman" w:hAnsi="Times New Roman"/>
                <w:b w:val="0"/>
                <w:bCs w:val="0"/>
                <w:sz w:val="24"/>
              </w:rPr>
              <w:t>/api/users/language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FDCFF32"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C36E665"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Nyelvi beállítás lekérése</w:t>
            </w:r>
          </w:p>
        </w:tc>
      </w:tr>
      <w:tr w:rsidR="003213B1" w14:paraId="55B781DC"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96A9DCD" w14:textId="77777777" w:rsidR="003213B1" w:rsidRPr="003213B1" w:rsidRDefault="003213B1">
            <w:pPr>
              <w:rPr>
                <w:b w:val="0"/>
                <w:bCs w:val="0"/>
              </w:rPr>
            </w:pPr>
            <w:r w:rsidRPr="003213B1">
              <w:rPr>
                <w:rFonts w:ascii="Times New Roman" w:hAnsi="Times New Roman"/>
                <w:b w:val="0"/>
                <w:bCs w:val="0"/>
                <w:sz w:val="24"/>
              </w:rPr>
              <w:t>/api/users/me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A34A2BB"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053B0EE"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Saját profil lekérése</w:t>
            </w:r>
          </w:p>
        </w:tc>
      </w:tr>
      <w:tr w:rsidR="003213B1" w14:paraId="02C34218"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BFDC83C" w14:textId="77777777" w:rsidR="003213B1" w:rsidRPr="003213B1" w:rsidRDefault="003213B1">
            <w:pPr>
              <w:rPr>
                <w:b w:val="0"/>
                <w:bCs w:val="0"/>
              </w:rPr>
            </w:pPr>
            <w:r w:rsidRPr="003213B1">
              <w:rPr>
                <w:rFonts w:ascii="Times New Roman" w:hAnsi="Times New Roman"/>
                <w:b w:val="0"/>
                <w:bCs w:val="0"/>
                <w:sz w:val="24"/>
              </w:rPr>
              <w:t>/api/users/me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1F7948A"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PUT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20A5DF5"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Profil frissítése (felhasználónév, email, nyelv, darkmode)</w:t>
            </w:r>
          </w:p>
        </w:tc>
      </w:tr>
      <w:tr w:rsidR="003213B1" w14:paraId="303E5885"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7CB4E24" w14:textId="77777777" w:rsidR="003213B1" w:rsidRPr="003213B1" w:rsidRDefault="003213B1">
            <w:pPr>
              <w:rPr>
                <w:b w:val="0"/>
                <w:bCs w:val="0"/>
              </w:rPr>
            </w:pPr>
            <w:r w:rsidRPr="003213B1">
              <w:rPr>
                <w:rFonts w:ascii="Times New Roman" w:hAnsi="Times New Roman"/>
                <w:b w:val="0"/>
                <w:bCs w:val="0"/>
                <w:sz w:val="24"/>
              </w:rPr>
              <w:t>/api/users/me/password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D817021"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PUT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9B7838C"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Jelszó módosítása</w:t>
            </w:r>
          </w:p>
        </w:tc>
      </w:tr>
      <w:tr w:rsidR="003213B1" w14:paraId="17A7E260"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D6A4CE" w14:textId="77777777" w:rsidR="003213B1" w:rsidRPr="003213B1" w:rsidRDefault="003213B1">
            <w:pPr>
              <w:rPr>
                <w:b w:val="0"/>
                <w:bCs w:val="0"/>
              </w:rPr>
            </w:pPr>
            <w:r w:rsidRPr="003213B1">
              <w:rPr>
                <w:rFonts w:ascii="Times New Roman" w:hAnsi="Times New Roman"/>
                <w:b w:val="0"/>
                <w:bCs w:val="0"/>
                <w:sz w:val="24"/>
              </w:rPr>
              <w:t>/api/users/me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F7D5F68"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DELETE</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C1FA30"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Fiók deaktiválása</w:t>
            </w:r>
          </w:p>
        </w:tc>
      </w:tr>
      <w:tr w:rsidR="003213B1" w14:paraId="3180BBC1"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EA435AC" w14:textId="77777777" w:rsidR="003213B1" w:rsidRPr="003213B1" w:rsidRDefault="003213B1">
            <w:pPr>
              <w:rPr>
                <w:b w:val="0"/>
                <w:bCs w:val="0"/>
              </w:rPr>
            </w:pPr>
            <w:r w:rsidRPr="003213B1">
              <w:rPr>
                <w:rFonts w:ascii="Times New Roman" w:hAnsi="Times New Roman"/>
                <w:b w:val="0"/>
                <w:bCs w:val="0"/>
                <w:sz w:val="24"/>
              </w:rPr>
              <w:t>/api/users/me/profile-picture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CABD530"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71E53C7"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Saját profilkép lekérése</w:t>
            </w:r>
          </w:p>
        </w:tc>
      </w:tr>
      <w:tr w:rsidR="003213B1" w14:paraId="70ACE054"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2AFB960" w14:textId="77777777" w:rsidR="003213B1" w:rsidRPr="003213B1" w:rsidRDefault="003213B1">
            <w:pPr>
              <w:rPr>
                <w:b w:val="0"/>
                <w:bCs w:val="0"/>
              </w:rPr>
            </w:pPr>
            <w:r w:rsidRPr="003213B1">
              <w:rPr>
                <w:rFonts w:ascii="Times New Roman" w:hAnsi="Times New Roman"/>
                <w:b w:val="0"/>
                <w:bCs w:val="0"/>
                <w:sz w:val="24"/>
              </w:rPr>
              <w:t>/api/users/me/profile-picture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A675EAF"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PUT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AA82C01"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Profilkép feltöltése</w:t>
            </w:r>
          </w:p>
        </w:tc>
      </w:tr>
      <w:tr w:rsidR="003213B1" w14:paraId="725AFFD0"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326D8AC" w14:textId="77777777" w:rsidR="003213B1" w:rsidRPr="003213B1" w:rsidRDefault="003213B1">
            <w:pPr>
              <w:rPr>
                <w:b w:val="0"/>
                <w:bCs w:val="0"/>
              </w:rPr>
            </w:pPr>
            <w:r w:rsidRPr="003213B1">
              <w:rPr>
                <w:rFonts w:ascii="Times New Roman" w:hAnsi="Times New Roman"/>
                <w:b w:val="0"/>
                <w:bCs w:val="0"/>
                <w:sz w:val="24"/>
              </w:rPr>
              <w:t>/api/users/me/profile-picture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4531686"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DELETE</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293FCEE"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Profilkép törlése</w:t>
            </w:r>
          </w:p>
        </w:tc>
      </w:tr>
      <w:tr w:rsidR="003213B1" w14:paraId="32AF572A"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814C819" w14:textId="77777777" w:rsidR="003213B1" w:rsidRPr="003213B1" w:rsidRDefault="003213B1">
            <w:pPr>
              <w:rPr>
                <w:b w:val="0"/>
                <w:bCs w:val="0"/>
              </w:rPr>
            </w:pPr>
            <w:r w:rsidRPr="003213B1">
              <w:rPr>
                <w:rFonts w:ascii="Times New Roman" w:hAnsi="Times New Roman"/>
                <w:b w:val="0"/>
                <w:bCs w:val="0"/>
                <w:sz w:val="24"/>
              </w:rPr>
              <w:t>/api/users/:id/profile-picture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04D3289"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C98883C"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Más felhasználó profilképének lekérése</w:t>
            </w:r>
          </w:p>
        </w:tc>
      </w:tr>
      <w:tr w:rsidR="003213B1" w14:paraId="367651EA"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BAFB95B" w14:textId="77777777" w:rsidR="003213B1" w:rsidRPr="003213B1" w:rsidRDefault="003213B1">
            <w:pPr>
              <w:rPr>
                <w:b w:val="0"/>
                <w:bCs w:val="0"/>
              </w:rPr>
            </w:pPr>
            <w:r w:rsidRPr="003213B1">
              <w:rPr>
                <w:rFonts w:ascii="Times New Roman" w:hAnsi="Times New Roman"/>
                <w:b w:val="0"/>
                <w:bCs w:val="0"/>
                <w:sz w:val="24"/>
              </w:rPr>
              <w:t>/api/users/profile-picture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F669C64"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E8A9B58"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Profilkép lekérése fájlnév alapján</w:t>
            </w:r>
          </w:p>
        </w:tc>
      </w:tr>
    </w:tbl>
    <w:p w14:paraId="74315AC4" w14:textId="77777777" w:rsidR="003213B1" w:rsidRDefault="003213B1" w:rsidP="003213B1">
      <w:pPr>
        <w:spacing w:after="80"/>
      </w:pPr>
    </w:p>
    <w:p w14:paraId="24740C76" w14:textId="77777777" w:rsidR="003213B1" w:rsidRDefault="003213B1" w:rsidP="002C3877">
      <w:pPr>
        <w:pStyle w:val="Cmsor4"/>
      </w:pPr>
      <w:r>
        <w:t>Lobby (/api/lobby)</w:t>
      </w:r>
    </w:p>
    <w:tbl>
      <w:tblPr>
        <w:tblStyle w:val="Tblzatrcsos1vilgos"/>
        <w:tblW w:w="0" w:type="auto"/>
        <w:tblLook w:val="04A0" w:firstRow="1" w:lastRow="0" w:firstColumn="1" w:lastColumn="0" w:noHBand="0" w:noVBand="1"/>
      </w:tblPr>
      <w:tblGrid>
        <w:gridCol w:w="4200"/>
        <w:gridCol w:w="1300"/>
        <w:gridCol w:w="3526"/>
      </w:tblGrid>
      <w:tr w:rsidR="003213B1" w14:paraId="04EC267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130EDD11"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C43929E"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35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75C8F25"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71FDE518"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28C09D4" w14:textId="77777777" w:rsidR="003213B1" w:rsidRPr="003213B1" w:rsidRDefault="003213B1">
            <w:pPr>
              <w:rPr>
                <w:b w:val="0"/>
                <w:bCs w:val="0"/>
              </w:rPr>
            </w:pPr>
            <w:r w:rsidRPr="003213B1">
              <w:rPr>
                <w:rFonts w:ascii="Times New Roman" w:hAnsi="Times New Roman"/>
                <w:b w:val="0"/>
                <w:bCs w:val="0"/>
                <w:sz w:val="24"/>
              </w:rPr>
              <w:t>/api/lobby/</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161F41E"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5DEDE2B"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Játékpályák listája (szűrés, lapozás)</w:t>
            </w:r>
          </w:p>
        </w:tc>
      </w:tr>
      <w:tr w:rsidR="003213B1" w14:paraId="708DD01C"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44ACE61" w14:textId="77777777" w:rsidR="003213B1" w:rsidRPr="003213B1" w:rsidRDefault="003213B1">
            <w:pPr>
              <w:rPr>
                <w:b w:val="0"/>
                <w:bCs w:val="0"/>
              </w:rPr>
            </w:pPr>
            <w:r w:rsidRPr="003213B1">
              <w:rPr>
                <w:rFonts w:ascii="Times New Roman" w:hAnsi="Times New Roman"/>
                <w:b w:val="0"/>
                <w:bCs w:val="0"/>
                <w:sz w:val="24"/>
              </w:rPr>
              <w:t>/api/lobby/session</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4DC3CD3"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0163F7A"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Aktív játékmenet adatai</w:t>
            </w:r>
          </w:p>
        </w:tc>
      </w:tr>
      <w:tr w:rsidR="003213B1" w14:paraId="27C27ECE"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B75A322" w14:textId="77777777" w:rsidR="003213B1" w:rsidRPr="003213B1" w:rsidRDefault="003213B1">
            <w:pPr>
              <w:rPr>
                <w:b w:val="0"/>
                <w:bCs w:val="0"/>
              </w:rPr>
            </w:pPr>
            <w:r w:rsidRPr="003213B1">
              <w:rPr>
                <w:rFonts w:ascii="Times New Roman" w:hAnsi="Times New Roman"/>
                <w:b w:val="0"/>
                <w:bCs w:val="0"/>
                <w:sz w:val="24"/>
              </w:rPr>
              <w:t>/api/lobby/session</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B001243"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POST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CC9760D"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Új játékmenet indítása</w:t>
            </w:r>
          </w:p>
        </w:tc>
      </w:tr>
      <w:tr w:rsidR="003213B1" w14:paraId="63F90EA3"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B877382" w14:textId="77777777" w:rsidR="003213B1" w:rsidRPr="003213B1" w:rsidRDefault="003213B1">
            <w:pPr>
              <w:rPr>
                <w:b w:val="0"/>
                <w:bCs w:val="0"/>
              </w:rPr>
            </w:pPr>
            <w:r w:rsidRPr="003213B1">
              <w:rPr>
                <w:rFonts w:ascii="Times New Roman" w:hAnsi="Times New Roman"/>
                <w:b w:val="0"/>
                <w:bCs w:val="0"/>
                <w:sz w:val="24"/>
              </w:rPr>
              <w:t>/api/lobby/session</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66737CA"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DELETE</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0D41A13"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Játékmenet befejezése, végső pontszám visszaadása</w:t>
            </w:r>
          </w:p>
        </w:tc>
      </w:tr>
    </w:tbl>
    <w:p w14:paraId="64B364D8" w14:textId="77777777" w:rsidR="003213B1" w:rsidRDefault="003213B1" w:rsidP="003213B1">
      <w:pPr>
        <w:spacing w:after="80"/>
      </w:pPr>
    </w:p>
    <w:p w14:paraId="5130B1C5" w14:textId="77777777" w:rsidR="003213B1" w:rsidRDefault="003213B1" w:rsidP="002C3877">
      <w:pPr>
        <w:pStyle w:val="Cmsor4"/>
      </w:pPr>
      <w:r>
        <w:t>Játékmenet (/api/game)</w:t>
      </w:r>
    </w:p>
    <w:tbl>
      <w:tblPr>
        <w:tblStyle w:val="Tblzatrcsos1vilgos"/>
        <w:tblW w:w="0" w:type="auto"/>
        <w:tblLook w:val="04A0" w:firstRow="1" w:lastRow="0" w:firstColumn="1" w:lastColumn="0" w:noHBand="0" w:noVBand="1"/>
      </w:tblPr>
      <w:tblGrid>
        <w:gridCol w:w="4200"/>
        <w:gridCol w:w="1300"/>
        <w:gridCol w:w="3526"/>
      </w:tblGrid>
      <w:tr w:rsidR="003213B1" w14:paraId="7CEF48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420C3B5"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800DB3D"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35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3E75687"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3E6A67CF"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2C48B5E" w14:textId="77777777" w:rsidR="003213B1" w:rsidRPr="003213B1" w:rsidRDefault="003213B1">
            <w:pPr>
              <w:rPr>
                <w:b w:val="0"/>
                <w:bCs w:val="0"/>
              </w:rPr>
            </w:pPr>
            <w:r w:rsidRPr="003213B1">
              <w:rPr>
                <w:rFonts w:ascii="Times New Roman" w:hAnsi="Times New Roman"/>
                <w:b w:val="0"/>
                <w:bCs w:val="0"/>
                <w:sz w:val="24"/>
              </w:rPr>
              <w:t>/api/game/session</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9233957"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5B8E2E"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Jelenlegi játékmenet adatai</w:t>
            </w:r>
          </w:p>
        </w:tc>
      </w:tr>
      <w:tr w:rsidR="003213B1" w14:paraId="14C046A5"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31D35A9" w14:textId="77777777" w:rsidR="003213B1" w:rsidRPr="003213B1" w:rsidRDefault="003213B1">
            <w:pPr>
              <w:rPr>
                <w:b w:val="0"/>
                <w:bCs w:val="0"/>
              </w:rPr>
            </w:pPr>
            <w:r w:rsidRPr="003213B1">
              <w:rPr>
                <w:rFonts w:ascii="Times New Roman" w:hAnsi="Times New Roman"/>
                <w:b w:val="0"/>
                <w:bCs w:val="0"/>
                <w:sz w:val="24"/>
              </w:rPr>
              <w:lastRenderedPageBreak/>
              <w:t>/api/game/maps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A0567B"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C228E77"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Elérhető térképek lekérése</w:t>
            </w:r>
          </w:p>
        </w:tc>
      </w:tr>
      <w:tr w:rsidR="003213B1" w14:paraId="53889B25"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F62F27F" w14:textId="77777777" w:rsidR="003213B1" w:rsidRPr="003213B1" w:rsidRDefault="003213B1">
            <w:pPr>
              <w:rPr>
                <w:b w:val="0"/>
                <w:bCs w:val="0"/>
              </w:rPr>
            </w:pPr>
            <w:r w:rsidRPr="003213B1">
              <w:rPr>
                <w:rFonts w:ascii="Times New Roman" w:hAnsi="Times New Roman"/>
                <w:b w:val="0"/>
                <w:bCs w:val="0"/>
                <w:sz w:val="24"/>
              </w:rPr>
              <w:t>/api/game/round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1FDC1B7"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EFD3935"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Aktuális kör véletlenszerű pontja</w:t>
            </w:r>
          </w:p>
        </w:tc>
      </w:tr>
      <w:tr w:rsidR="003213B1" w14:paraId="5DEEBCF3"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AB4B2C8" w14:textId="77777777" w:rsidR="003213B1" w:rsidRPr="003213B1" w:rsidRDefault="003213B1">
            <w:pPr>
              <w:rPr>
                <w:b w:val="0"/>
                <w:bCs w:val="0"/>
              </w:rPr>
            </w:pPr>
            <w:r w:rsidRPr="003213B1">
              <w:rPr>
                <w:rFonts w:ascii="Times New Roman" w:hAnsi="Times New Roman"/>
                <w:b w:val="0"/>
                <w:bCs w:val="0"/>
                <w:sz w:val="24"/>
              </w:rPr>
              <w:t>/api/game/round/guess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13B826A"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POST</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306FB98"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Tipp beküldése az aktuális körre</w:t>
            </w:r>
          </w:p>
        </w:tc>
      </w:tr>
      <w:tr w:rsidR="003213B1" w14:paraId="3D2BACDA" w14:textId="77777777">
        <w:tc>
          <w:tcPr>
            <w:cnfStyle w:val="001000000000" w:firstRow="0" w:lastRow="0" w:firstColumn="1" w:lastColumn="0" w:oddVBand="0" w:evenVBand="0" w:oddHBand="0" w:evenHBand="0" w:firstRowFirstColumn="0" w:firstRowLastColumn="0" w:lastRowFirstColumn="0" w:lastRowLastColumn="0"/>
            <w:tcW w:w="42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AD3A21A" w14:textId="77777777" w:rsidR="003213B1" w:rsidRPr="003213B1" w:rsidRDefault="003213B1">
            <w:pPr>
              <w:rPr>
                <w:b w:val="0"/>
                <w:bCs w:val="0"/>
              </w:rPr>
            </w:pPr>
            <w:r w:rsidRPr="003213B1">
              <w:rPr>
                <w:rFonts w:ascii="Times New Roman" w:hAnsi="Times New Roman"/>
                <w:b w:val="0"/>
                <w:bCs w:val="0"/>
                <w:sz w:val="24"/>
              </w:rPr>
              <w:t>/api/game/session</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3FE8189"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DELETE</w:t>
            </w:r>
          </w:p>
        </w:tc>
        <w:tc>
          <w:tcPr>
            <w:tcW w:w="35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5BC2031"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Játékmenet befejezése</w:t>
            </w:r>
          </w:p>
        </w:tc>
      </w:tr>
    </w:tbl>
    <w:p w14:paraId="4F92F1C0" w14:textId="77777777" w:rsidR="003213B1" w:rsidRDefault="003213B1" w:rsidP="003213B1">
      <w:pPr>
        <w:spacing w:after="80"/>
      </w:pPr>
    </w:p>
    <w:p w14:paraId="53512253" w14:textId="77777777" w:rsidR="003213B1" w:rsidRDefault="003213B1" w:rsidP="002C3877">
      <w:pPr>
        <w:pStyle w:val="Cmsor4"/>
      </w:pPr>
      <w:r>
        <w:t>Játékpályák (/api/game-maps)</w:t>
      </w:r>
    </w:p>
    <w:p w14:paraId="6A9EA03E" w14:textId="77777777" w:rsidR="003213B1" w:rsidRDefault="003213B1" w:rsidP="00745352">
      <w:pPr>
        <w:pStyle w:val="Cmsor5"/>
      </w:pPr>
      <w:r>
        <w:t>Alap CRUD</w:t>
      </w:r>
    </w:p>
    <w:tbl>
      <w:tblPr>
        <w:tblStyle w:val="Tblzatrcsos1vilgos"/>
        <w:tblW w:w="0" w:type="auto"/>
        <w:tblLook w:val="04A0" w:firstRow="1" w:lastRow="0" w:firstColumn="1" w:lastColumn="0" w:noHBand="0" w:noVBand="1"/>
      </w:tblPr>
      <w:tblGrid>
        <w:gridCol w:w="4400"/>
        <w:gridCol w:w="1300"/>
        <w:gridCol w:w="3326"/>
      </w:tblGrid>
      <w:tr w:rsidR="003213B1" w14:paraId="032952C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62765F69"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723726C5"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33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8D7356C"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6A0B7C4F" w14:textId="77777777">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358FD92" w14:textId="77777777" w:rsidR="003213B1" w:rsidRPr="003213B1" w:rsidRDefault="003213B1">
            <w:pPr>
              <w:rPr>
                <w:b w:val="0"/>
                <w:bCs w:val="0"/>
              </w:rPr>
            </w:pPr>
            <w:r w:rsidRPr="003213B1">
              <w:rPr>
                <w:rFonts w:ascii="Times New Roman" w:hAnsi="Times New Roman"/>
                <w:b w:val="0"/>
                <w:bCs w:val="0"/>
                <w:sz w:val="24"/>
              </w:rPr>
              <w:t>/api/game-maps/:gameMapID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804B81C"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817F47F"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Pálya részleteinek lekérése</w:t>
            </w:r>
          </w:p>
        </w:tc>
      </w:tr>
      <w:tr w:rsidR="003213B1" w14:paraId="2BD7BF33" w14:textId="77777777">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ACCA2D" w14:textId="77777777" w:rsidR="003213B1" w:rsidRPr="003213B1" w:rsidRDefault="003213B1">
            <w:pPr>
              <w:rPr>
                <w:b w:val="0"/>
                <w:bCs w:val="0"/>
              </w:rPr>
            </w:pPr>
            <w:r w:rsidRPr="003213B1">
              <w:rPr>
                <w:rFonts w:ascii="Times New Roman" w:hAnsi="Times New Roman"/>
                <w:b w:val="0"/>
                <w:bCs w:val="0"/>
                <w:sz w:val="24"/>
              </w:rPr>
              <w:t>/api/game-maps/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0D4F444"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POST</w:t>
            </w:r>
          </w:p>
        </w:tc>
        <w:tc>
          <w:tcPr>
            <w:tcW w:w="3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4ABBF53"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Új pálya létrehozása</w:t>
            </w:r>
          </w:p>
        </w:tc>
      </w:tr>
      <w:tr w:rsidR="003213B1" w14:paraId="6B6F2ABB" w14:textId="77777777">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ECEDE86" w14:textId="77777777" w:rsidR="003213B1" w:rsidRPr="003213B1" w:rsidRDefault="003213B1">
            <w:pPr>
              <w:rPr>
                <w:b w:val="0"/>
                <w:bCs w:val="0"/>
              </w:rPr>
            </w:pPr>
            <w:r w:rsidRPr="003213B1">
              <w:rPr>
                <w:rFonts w:ascii="Times New Roman" w:hAnsi="Times New Roman"/>
                <w:b w:val="0"/>
                <w:bCs w:val="0"/>
                <w:sz w:val="24"/>
              </w:rPr>
              <w:t>/api/game-maps/:gameMapID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13B69BC"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PUT</w:t>
            </w:r>
          </w:p>
        </w:tc>
        <w:tc>
          <w:tcPr>
            <w:tcW w:w="3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F542DD5"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Pálya metaadatainak frissítése</w:t>
            </w:r>
          </w:p>
        </w:tc>
      </w:tr>
      <w:tr w:rsidR="003213B1" w14:paraId="6F676AED" w14:textId="77777777">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2C7266C" w14:textId="77777777" w:rsidR="003213B1" w:rsidRPr="003213B1" w:rsidRDefault="003213B1">
            <w:pPr>
              <w:rPr>
                <w:b w:val="0"/>
                <w:bCs w:val="0"/>
              </w:rPr>
            </w:pPr>
            <w:r w:rsidRPr="003213B1">
              <w:rPr>
                <w:rFonts w:ascii="Times New Roman" w:hAnsi="Times New Roman"/>
                <w:b w:val="0"/>
                <w:bCs w:val="0"/>
                <w:sz w:val="24"/>
              </w:rPr>
              <w:t>/api/game-maps/:gameMapID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D19B2A8"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DELETE</w:t>
            </w:r>
          </w:p>
        </w:tc>
        <w:tc>
          <w:tcPr>
            <w:tcW w:w="3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DE7C46D"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Pálya törlése</w:t>
            </w:r>
          </w:p>
        </w:tc>
      </w:tr>
    </w:tbl>
    <w:p w14:paraId="6D7E0480" w14:textId="77777777" w:rsidR="003213B1" w:rsidRDefault="003213B1" w:rsidP="003213B1">
      <w:pPr>
        <w:spacing w:after="80"/>
      </w:pPr>
    </w:p>
    <w:p w14:paraId="167F8CD3" w14:textId="77777777" w:rsidR="003213B1" w:rsidRDefault="003213B1" w:rsidP="00745352">
      <w:pPr>
        <w:pStyle w:val="Cmsor5"/>
      </w:pPr>
      <w:r>
        <w:t>Borítókép</w:t>
      </w:r>
    </w:p>
    <w:tbl>
      <w:tblPr>
        <w:tblStyle w:val="Tblzatrcsos1vilgos"/>
        <w:tblW w:w="0" w:type="auto"/>
        <w:tblLook w:val="04A0" w:firstRow="1" w:lastRow="0" w:firstColumn="1" w:lastColumn="0" w:noHBand="0" w:noVBand="1"/>
      </w:tblPr>
      <w:tblGrid>
        <w:gridCol w:w="4800"/>
        <w:gridCol w:w="1300"/>
        <w:gridCol w:w="2926"/>
      </w:tblGrid>
      <w:tr w:rsidR="003213B1" w14:paraId="5D5538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64A4AE7"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B2847FF"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29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35EF7CD"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234587A9"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9564C56" w14:textId="77777777" w:rsidR="003213B1" w:rsidRPr="003213B1" w:rsidRDefault="003213B1">
            <w:pPr>
              <w:rPr>
                <w:b w:val="0"/>
                <w:bCs w:val="0"/>
              </w:rPr>
            </w:pPr>
            <w:r w:rsidRPr="003213B1">
              <w:rPr>
                <w:rFonts w:ascii="Times New Roman" w:hAnsi="Times New Roman"/>
                <w:b w:val="0"/>
                <w:bCs w:val="0"/>
                <w:sz w:val="24"/>
              </w:rPr>
              <w:t>/api/game-maps/:gameMapID/cover-image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EBB41A0"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0D194C8"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Borítókép lekérése</w:t>
            </w:r>
          </w:p>
        </w:tc>
      </w:tr>
      <w:tr w:rsidR="003213B1" w14:paraId="42AAB252"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D72316A" w14:textId="77777777" w:rsidR="003213B1" w:rsidRPr="003213B1" w:rsidRDefault="003213B1">
            <w:pPr>
              <w:rPr>
                <w:b w:val="0"/>
                <w:bCs w:val="0"/>
              </w:rPr>
            </w:pPr>
            <w:r w:rsidRPr="003213B1">
              <w:rPr>
                <w:rFonts w:ascii="Times New Roman" w:hAnsi="Times New Roman"/>
                <w:b w:val="0"/>
                <w:bCs w:val="0"/>
                <w:sz w:val="24"/>
              </w:rPr>
              <w:t>/api/game-maps/:gameMapID/cover-image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0DE933C"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PUT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C35BEF"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Borítókép feltöltése</w:t>
            </w:r>
          </w:p>
        </w:tc>
      </w:tr>
      <w:tr w:rsidR="003213B1" w14:paraId="2F16D654"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987CD1B" w14:textId="77777777" w:rsidR="003213B1" w:rsidRPr="003213B1" w:rsidRDefault="003213B1">
            <w:pPr>
              <w:rPr>
                <w:b w:val="0"/>
                <w:bCs w:val="0"/>
              </w:rPr>
            </w:pPr>
            <w:r w:rsidRPr="003213B1">
              <w:rPr>
                <w:rFonts w:ascii="Times New Roman" w:hAnsi="Times New Roman"/>
                <w:b w:val="0"/>
                <w:bCs w:val="0"/>
                <w:sz w:val="24"/>
              </w:rPr>
              <w:t>/api/game-maps/:gameMapID/cover-image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9D44C10"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DELETE</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076F80D"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Borítókép törlése</w:t>
            </w:r>
          </w:p>
        </w:tc>
      </w:tr>
    </w:tbl>
    <w:p w14:paraId="1A29128F" w14:textId="77777777" w:rsidR="003213B1" w:rsidRDefault="003213B1" w:rsidP="003213B1">
      <w:pPr>
        <w:spacing w:after="80"/>
      </w:pPr>
    </w:p>
    <w:p w14:paraId="34B9BAB6" w14:textId="77777777" w:rsidR="003213B1" w:rsidRDefault="003213B1" w:rsidP="00745352">
      <w:pPr>
        <w:pStyle w:val="Cmsor5"/>
      </w:pPr>
      <w:r>
        <w:t>Kommentek</w:t>
      </w:r>
    </w:p>
    <w:tbl>
      <w:tblPr>
        <w:tblStyle w:val="Tblzatrcsos1vilgos"/>
        <w:tblW w:w="0" w:type="auto"/>
        <w:tblLook w:val="04A0" w:firstRow="1" w:lastRow="0" w:firstColumn="1" w:lastColumn="0" w:noHBand="0" w:noVBand="1"/>
      </w:tblPr>
      <w:tblGrid>
        <w:gridCol w:w="4800"/>
        <w:gridCol w:w="1300"/>
        <w:gridCol w:w="2926"/>
      </w:tblGrid>
      <w:tr w:rsidR="003213B1" w14:paraId="042DBCF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43CABE3"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69B0027"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29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7361A617"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78ABFAEF"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9B705E7" w14:textId="77777777" w:rsidR="003213B1" w:rsidRPr="003213B1" w:rsidRDefault="003213B1">
            <w:pPr>
              <w:rPr>
                <w:b w:val="0"/>
                <w:bCs w:val="0"/>
              </w:rPr>
            </w:pPr>
            <w:r w:rsidRPr="003213B1">
              <w:rPr>
                <w:rFonts w:ascii="Times New Roman" w:hAnsi="Times New Roman"/>
                <w:b w:val="0"/>
                <w:bCs w:val="0"/>
                <w:sz w:val="24"/>
              </w:rPr>
              <w:t>/api/game-maps/:gameMapID/comments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D6A5545"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356168D"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Pálya összes kommentje</w:t>
            </w:r>
          </w:p>
        </w:tc>
      </w:tr>
      <w:tr w:rsidR="003213B1" w14:paraId="13EE66D3"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8C68940" w14:textId="77777777" w:rsidR="003213B1" w:rsidRPr="003213B1" w:rsidRDefault="003213B1">
            <w:pPr>
              <w:rPr>
                <w:b w:val="0"/>
                <w:bCs w:val="0"/>
              </w:rPr>
            </w:pPr>
            <w:r w:rsidRPr="003213B1">
              <w:rPr>
                <w:rFonts w:ascii="Times New Roman" w:hAnsi="Times New Roman"/>
                <w:b w:val="0"/>
                <w:bCs w:val="0"/>
                <w:sz w:val="24"/>
              </w:rPr>
              <w:t>/api/game-maps/:gameMapID/my-comment</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38C41C6"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6C44DED"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Saját komment lekérése</w:t>
            </w:r>
          </w:p>
        </w:tc>
      </w:tr>
      <w:tr w:rsidR="003213B1" w14:paraId="1E1632DD"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BEB6B71" w14:textId="77777777" w:rsidR="003213B1" w:rsidRPr="003213B1" w:rsidRDefault="003213B1">
            <w:pPr>
              <w:rPr>
                <w:b w:val="0"/>
                <w:bCs w:val="0"/>
              </w:rPr>
            </w:pPr>
            <w:r w:rsidRPr="003213B1">
              <w:rPr>
                <w:rFonts w:ascii="Times New Roman" w:hAnsi="Times New Roman"/>
                <w:b w:val="0"/>
                <w:bCs w:val="0"/>
                <w:sz w:val="24"/>
              </w:rPr>
              <w:t>/api/game-maps/:gameMapID/my-comment</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185B022"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POST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0C2D947"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Komment létrehozása</w:t>
            </w:r>
          </w:p>
        </w:tc>
      </w:tr>
      <w:tr w:rsidR="003213B1" w14:paraId="06A83E81"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4AA195B" w14:textId="77777777" w:rsidR="003213B1" w:rsidRPr="003213B1" w:rsidRDefault="003213B1">
            <w:pPr>
              <w:rPr>
                <w:b w:val="0"/>
                <w:bCs w:val="0"/>
              </w:rPr>
            </w:pPr>
            <w:r w:rsidRPr="003213B1">
              <w:rPr>
                <w:rFonts w:ascii="Times New Roman" w:hAnsi="Times New Roman"/>
                <w:b w:val="0"/>
                <w:bCs w:val="0"/>
                <w:sz w:val="24"/>
              </w:rPr>
              <w:t>/api/game-maps/:gameMapID/my-comment</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C9BA66E"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PUT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A4C92CB"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Komment frissítése</w:t>
            </w:r>
          </w:p>
        </w:tc>
      </w:tr>
      <w:tr w:rsidR="003213B1" w14:paraId="2E45B1FA"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F729CA6" w14:textId="77777777" w:rsidR="003213B1" w:rsidRPr="003213B1" w:rsidRDefault="003213B1">
            <w:pPr>
              <w:rPr>
                <w:b w:val="0"/>
                <w:bCs w:val="0"/>
              </w:rPr>
            </w:pPr>
            <w:r w:rsidRPr="003213B1">
              <w:rPr>
                <w:rFonts w:ascii="Times New Roman" w:hAnsi="Times New Roman"/>
                <w:b w:val="0"/>
                <w:bCs w:val="0"/>
                <w:sz w:val="24"/>
              </w:rPr>
              <w:t>/api/game-maps/:gameMapID/my-comment</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AF07893"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DELETE</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64E8B60"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Komment törlése</w:t>
            </w:r>
          </w:p>
        </w:tc>
      </w:tr>
    </w:tbl>
    <w:p w14:paraId="42C97DF7" w14:textId="77777777" w:rsidR="003213B1" w:rsidRDefault="003213B1" w:rsidP="003213B1">
      <w:pPr>
        <w:spacing w:after="80"/>
      </w:pPr>
    </w:p>
    <w:p w14:paraId="46F244C5" w14:textId="77777777" w:rsidR="003213B1" w:rsidRDefault="003213B1" w:rsidP="00745352">
      <w:pPr>
        <w:pStyle w:val="Cmsor5"/>
      </w:pPr>
      <w:r>
        <w:t>Kedvencek</w:t>
      </w:r>
    </w:p>
    <w:tbl>
      <w:tblPr>
        <w:tblStyle w:val="Tblzatrcsos1vilgos"/>
        <w:tblW w:w="0" w:type="auto"/>
        <w:tblLook w:val="04A0" w:firstRow="1" w:lastRow="0" w:firstColumn="1" w:lastColumn="0" w:noHBand="0" w:noVBand="1"/>
      </w:tblPr>
      <w:tblGrid>
        <w:gridCol w:w="4600"/>
        <w:gridCol w:w="1300"/>
        <w:gridCol w:w="3126"/>
      </w:tblGrid>
      <w:tr w:rsidR="003213B1" w14:paraId="32B079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74523D0"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127BD222"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31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3392796"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6600CB18"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7203C6A" w14:textId="77777777" w:rsidR="003213B1" w:rsidRPr="003213B1" w:rsidRDefault="003213B1">
            <w:pPr>
              <w:rPr>
                <w:b w:val="0"/>
                <w:bCs w:val="0"/>
              </w:rPr>
            </w:pPr>
            <w:r w:rsidRPr="003213B1">
              <w:rPr>
                <w:rFonts w:ascii="Times New Roman" w:hAnsi="Times New Roman"/>
                <w:b w:val="0"/>
                <w:bCs w:val="0"/>
                <w:sz w:val="24"/>
              </w:rPr>
              <w:t>/api/game-maps/:gameMapID/favorite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ABA88CB"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11ECF3B"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Kedvenc-e a pálya</w:t>
            </w:r>
          </w:p>
        </w:tc>
      </w:tr>
      <w:tr w:rsidR="003213B1" w14:paraId="4B8C29DD"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77C4E8E" w14:textId="77777777" w:rsidR="003213B1" w:rsidRPr="003213B1" w:rsidRDefault="003213B1">
            <w:pPr>
              <w:rPr>
                <w:b w:val="0"/>
                <w:bCs w:val="0"/>
              </w:rPr>
            </w:pPr>
            <w:r w:rsidRPr="003213B1">
              <w:rPr>
                <w:rFonts w:ascii="Times New Roman" w:hAnsi="Times New Roman"/>
                <w:b w:val="0"/>
                <w:bCs w:val="0"/>
                <w:sz w:val="24"/>
              </w:rPr>
              <w:t>/api/game-maps/:gameMapID/favorite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6DE7A93"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POST</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0111CD7"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Kedvencekhez adás</w:t>
            </w:r>
          </w:p>
        </w:tc>
      </w:tr>
      <w:tr w:rsidR="003213B1" w14:paraId="319DC861" w14:textId="77777777">
        <w:tc>
          <w:tcPr>
            <w:cnfStyle w:val="001000000000" w:firstRow="0" w:lastRow="0" w:firstColumn="1" w:lastColumn="0" w:oddVBand="0" w:evenVBand="0" w:oddHBand="0" w:evenHBand="0" w:firstRowFirstColumn="0" w:firstRowLastColumn="0" w:lastRowFirstColumn="0" w:lastRowLastColumn="0"/>
            <w:tcW w:w="46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B2EE13E" w14:textId="77777777" w:rsidR="003213B1" w:rsidRPr="003213B1" w:rsidRDefault="003213B1">
            <w:pPr>
              <w:rPr>
                <w:b w:val="0"/>
                <w:bCs w:val="0"/>
              </w:rPr>
            </w:pPr>
            <w:r w:rsidRPr="003213B1">
              <w:rPr>
                <w:rFonts w:ascii="Times New Roman" w:hAnsi="Times New Roman"/>
                <w:b w:val="0"/>
                <w:bCs w:val="0"/>
                <w:sz w:val="24"/>
              </w:rPr>
              <w:t>/api/game-maps/:gameMapID/favorite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083FF2F"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DELETE</w:t>
            </w:r>
          </w:p>
        </w:tc>
        <w:tc>
          <w:tcPr>
            <w:tcW w:w="31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2E18AFC"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Kedvencekből eltávolítás</w:t>
            </w:r>
          </w:p>
        </w:tc>
      </w:tr>
    </w:tbl>
    <w:p w14:paraId="0D1CFB1F" w14:textId="77777777" w:rsidR="003213B1" w:rsidRDefault="003213B1" w:rsidP="003213B1">
      <w:pPr>
        <w:spacing w:after="80"/>
      </w:pPr>
    </w:p>
    <w:p w14:paraId="2BDA8B7C" w14:textId="77777777" w:rsidR="003213B1" w:rsidRDefault="003213B1" w:rsidP="00745352">
      <w:pPr>
        <w:pStyle w:val="Cmsor5"/>
      </w:pPr>
      <w:r>
        <w:t>Képek és útvonalak</w:t>
      </w:r>
    </w:p>
    <w:tbl>
      <w:tblPr>
        <w:tblStyle w:val="Tblzatrcsos1vilgos"/>
        <w:tblW w:w="0" w:type="auto"/>
        <w:tblLook w:val="04A0" w:firstRow="1" w:lastRow="0" w:firstColumn="1" w:lastColumn="0" w:noHBand="0" w:noVBand="1"/>
      </w:tblPr>
      <w:tblGrid>
        <w:gridCol w:w="4800"/>
        <w:gridCol w:w="1300"/>
        <w:gridCol w:w="2926"/>
      </w:tblGrid>
      <w:tr w:rsidR="003213B1" w14:paraId="33E71B5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7A25E8DD"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1B6357CE"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29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D2C3481"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0341BF17"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40FE631" w14:textId="77777777" w:rsidR="003213B1" w:rsidRPr="003213B1" w:rsidRDefault="003213B1">
            <w:pPr>
              <w:rPr>
                <w:b w:val="0"/>
                <w:bCs w:val="0"/>
              </w:rPr>
            </w:pPr>
            <w:r w:rsidRPr="003213B1">
              <w:rPr>
                <w:rFonts w:ascii="Times New Roman" w:hAnsi="Times New Roman"/>
                <w:b w:val="0"/>
                <w:bCs w:val="0"/>
                <w:sz w:val="24"/>
              </w:rPr>
              <w:t>/api/game-maps/points/:pointID/image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0FEB1A1"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5F1406F" w14:textId="4B8D5FBC"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 xml:space="preserve">Pont </w:t>
            </w:r>
            <w:r w:rsidR="005634FD">
              <w:rPr>
                <w:rFonts w:ascii="Times New Roman" w:hAnsi="Times New Roman"/>
                <w:sz w:val="24"/>
              </w:rPr>
              <w:t>panoráma</w:t>
            </w:r>
            <w:r w:rsidRPr="003213B1">
              <w:rPr>
                <w:rFonts w:ascii="Times New Roman" w:hAnsi="Times New Roman"/>
                <w:sz w:val="24"/>
              </w:rPr>
              <w:t xml:space="preserve"> képe</w:t>
            </w:r>
          </w:p>
        </w:tc>
      </w:tr>
      <w:tr w:rsidR="003213B1" w14:paraId="4BE6BED0"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C4C83E4" w14:textId="77777777" w:rsidR="003213B1" w:rsidRPr="003213B1" w:rsidRDefault="003213B1">
            <w:pPr>
              <w:rPr>
                <w:b w:val="0"/>
                <w:bCs w:val="0"/>
              </w:rPr>
            </w:pPr>
            <w:r w:rsidRPr="003213B1">
              <w:rPr>
                <w:rFonts w:ascii="Times New Roman" w:hAnsi="Times New Roman"/>
                <w:b w:val="0"/>
                <w:bCs w:val="0"/>
                <w:sz w:val="24"/>
              </w:rPr>
              <w:t>/api/game-maps/maps/:mapID/image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E6C6D96"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0B50752"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Térkép statikus képe</w:t>
            </w:r>
          </w:p>
        </w:tc>
      </w:tr>
      <w:tr w:rsidR="003213B1" w14:paraId="3C443EB7"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E330C39" w14:textId="77777777" w:rsidR="003213B1" w:rsidRPr="003213B1" w:rsidRDefault="003213B1">
            <w:pPr>
              <w:rPr>
                <w:b w:val="0"/>
                <w:bCs w:val="0"/>
              </w:rPr>
            </w:pPr>
            <w:r w:rsidRPr="003213B1">
              <w:rPr>
                <w:rFonts w:ascii="Times New Roman" w:hAnsi="Times New Roman"/>
                <w:b w:val="0"/>
                <w:bCs w:val="0"/>
                <w:sz w:val="24"/>
              </w:rPr>
              <w:t>/api/game-maps/points/:pointID/paths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768DEAB"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D33189E" w14:textId="77777777" w:rsidR="003213B1" w:rsidRPr="003213B1" w:rsidRDefault="003213B1">
            <w:pPr>
              <w:cnfStyle w:val="000000000000" w:firstRow="0" w:lastRow="0" w:firstColumn="0" w:lastColumn="0" w:oddVBand="0" w:evenVBand="0" w:oddHBand="0" w:evenHBand="0" w:firstRowFirstColumn="0" w:firstRowLastColumn="0" w:lastRowFirstColumn="0" w:lastRowLastColumn="0"/>
            </w:pPr>
            <w:r w:rsidRPr="003213B1">
              <w:rPr>
                <w:rFonts w:ascii="Times New Roman" w:hAnsi="Times New Roman"/>
                <w:sz w:val="24"/>
              </w:rPr>
              <w:t>Pont kapcsolódási irányai</w:t>
            </w:r>
          </w:p>
        </w:tc>
      </w:tr>
    </w:tbl>
    <w:p w14:paraId="2126B9BD" w14:textId="77777777" w:rsidR="003213B1" w:rsidRDefault="003213B1" w:rsidP="003213B1">
      <w:pPr>
        <w:spacing w:after="80"/>
      </w:pPr>
    </w:p>
    <w:p w14:paraId="65B05788" w14:textId="77777777" w:rsidR="003213B1" w:rsidRDefault="003213B1" w:rsidP="00745352">
      <w:pPr>
        <w:pStyle w:val="Cmsor4"/>
      </w:pPr>
      <w:r>
        <w:t>Térképkészítő (/api/map-creator)</w:t>
      </w:r>
    </w:p>
    <w:p w14:paraId="391AEE5F" w14:textId="77777777" w:rsidR="003213B1" w:rsidRDefault="003213B1" w:rsidP="00745352">
      <w:pPr>
        <w:pStyle w:val="Cmsor5"/>
      </w:pPr>
      <w:r>
        <w:t>Térképek</w:t>
      </w:r>
    </w:p>
    <w:tbl>
      <w:tblPr>
        <w:tblStyle w:val="Tblzatrcsos1vilgos"/>
        <w:tblW w:w="0" w:type="auto"/>
        <w:tblLook w:val="04A0" w:firstRow="1" w:lastRow="0" w:firstColumn="1" w:lastColumn="0" w:noHBand="0" w:noVBand="1"/>
      </w:tblPr>
      <w:tblGrid>
        <w:gridCol w:w="5000"/>
        <w:gridCol w:w="1300"/>
        <w:gridCol w:w="2726"/>
      </w:tblGrid>
      <w:tr w:rsidR="003213B1" w14:paraId="311F75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93796EA"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4A57822"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27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1AFE8420"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3E70B4F2" w14:textId="77777777">
        <w:tc>
          <w:tcPr>
            <w:cnfStyle w:val="001000000000" w:firstRow="0" w:lastRow="0" w:firstColumn="1" w:lastColumn="0" w:oddVBand="0" w:evenVBand="0" w:oddHBand="0" w:evenHBand="0" w:firstRowFirstColumn="0" w:firstRowLastColumn="0" w:lastRowFirstColumn="0" w:lastRowLastColumn="0"/>
            <w:tcW w:w="50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EFCB935" w14:textId="77777777" w:rsidR="003213B1" w:rsidRPr="005634FD" w:rsidRDefault="003213B1">
            <w:pPr>
              <w:rPr>
                <w:b w:val="0"/>
                <w:bCs w:val="0"/>
              </w:rPr>
            </w:pPr>
            <w:r w:rsidRPr="005634FD">
              <w:rPr>
                <w:rFonts w:ascii="Times New Roman" w:hAnsi="Times New Roman"/>
                <w:b w:val="0"/>
                <w:bCs w:val="0"/>
                <w:sz w:val="24"/>
              </w:rPr>
              <w:t>/api/map-creator/game-maps/:gameMapID/maps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059D622"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27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178B2CF"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Gamemap összes térképe</w:t>
            </w:r>
          </w:p>
        </w:tc>
      </w:tr>
      <w:tr w:rsidR="003213B1" w14:paraId="2710844C" w14:textId="77777777">
        <w:tc>
          <w:tcPr>
            <w:cnfStyle w:val="001000000000" w:firstRow="0" w:lastRow="0" w:firstColumn="1" w:lastColumn="0" w:oddVBand="0" w:evenVBand="0" w:oddHBand="0" w:evenHBand="0" w:firstRowFirstColumn="0" w:firstRowLastColumn="0" w:lastRowFirstColumn="0" w:lastRowLastColumn="0"/>
            <w:tcW w:w="50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4DA8A99" w14:textId="77777777" w:rsidR="003213B1" w:rsidRPr="005634FD" w:rsidRDefault="003213B1">
            <w:pPr>
              <w:rPr>
                <w:b w:val="0"/>
                <w:bCs w:val="0"/>
              </w:rPr>
            </w:pPr>
            <w:r w:rsidRPr="005634FD">
              <w:rPr>
                <w:rFonts w:ascii="Times New Roman" w:hAnsi="Times New Roman"/>
                <w:b w:val="0"/>
                <w:bCs w:val="0"/>
                <w:sz w:val="24"/>
              </w:rPr>
              <w:lastRenderedPageBreak/>
              <w:t>/api/map-creator/game-maps/:gameMapID/maps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F03CB86"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POST</w:t>
            </w:r>
          </w:p>
        </w:tc>
        <w:tc>
          <w:tcPr>
            <w:tcW w:w="27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FA3B981"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Új térkép létrehozása (képfeltöltéssel)</w:t>
            </w:r>
          </w:p>
        </w:tc>
      </w:tr>
      <w:tr w:rsidR="003213B1" w14:paraId="10A1162B" w14:textId="77777777">
        <w:tc>
          <w:tcPr>
            <w:cnfStyle w:val="001000000000" w:firstRow="0" w:lastRow="0" w:firstColumn="1" w:lastColumn="0" w:oddVBand="0" w:evenVBand="0" w:oddHBand="0" w:evenHBand="0" w:firstRowFirstColumn="0" w:firstRowLastColumn="0" w:lastRowFirstColumn="0" w:lastRowLastColumn="0"/>
            <w:tcW w:w="50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FB029CE" w14:textId="77777777" w:rsidR="003213B1" w:rsidRPr="005634FD" w:rsidRDefault="003213B1">
            <w:pPr>
              <w:rPr>
                <w:b w:val="0"/>
                <w:bCs w:val="0"/>
              </w:rPr>
            </w:pPr>
            <w:r w:rsidRPr="005634FD">
              <w:rPr>
                <w:rFonts w:ascii="Times New Roman" w:hAnsi="Times New Roman"/>
                <w:b w:val="0"/>
                <w:bCs w:val="0"/>
                <w:sz w:val="24"/>
              </w:rPr>
              <w:t>/api/map-creator/maps/:mapID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440A7A3"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PUT</w:t>
            </w:r>
          </w:p>
        </w:tc>
        <w:tc>
          <w:tcPr>
            <w:tcW w:w="27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F6C1652"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Térkép frissítése</w:t>
            </w:r>
          </w:p>
        </w:tc>
      </w:tr>
      <w:tr w:rsidR="003213B1" w14:paraId="2EE7D2AF" w14:textId="77777777">
        <w:tc>
          <w:tcPr>
            <w:cnfStyle w:val="001000000000" w:firstRow="0" w:lastRow="0" w:firstColumn="1" w:lastColumn="0" w:oddVBand="0" w:evenVBand="0" w:oddHBand="0" w:evenHBand="0" w:firstRowFirstColumn="0" w:firstRowLastColumn="0" w:lastRowFirstColumn="0" w:lastRowLastColumn="0"/>
            <w:tcW w:w="50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EDC22F3" w14:textId="77777777" w:rsidR="003213B1" w:rsidRPr="005634FD" w:rsidRDefault="003213B1">
            <w:pPr>
              <w:rPr>
                <w:b w:val="0"/>
                <w:bCs w:val="0"/>
              </w:rPr>
            </w:pPr>
            <w:r w:rsidRPr="005634FD">
              <w:rPr>
                <w:rFonts w:ascii="Times New Roman" w:hAnsi="Times New Roman"/>
                <w:b w:val="0"/>
                <w:bCs w:val="0"/>
                <w:sz w:val="24"/>
              </w:rPr>
              <w:t>/api/map-creator/maps/:mapID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E358804"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DELETE</w:t>
            </w:r>
          </w:p>
        </w:tc>
        <w:tc>
          <w:tcPr>
            <w:tcW w:w="27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6AFBCB8"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Térkép törlése</w:t>
            </w:r>
          </w:p>
        </w:tc>
      </w:tr>
    </w:tbl>
    <w:p w14:paraId="0E8A5660" w14:textId="77777777" w:rsidR="003213B1" w:rsidRDefault="003213B1" w:rsidP="003213B1">
      <w:pPr>
        <w:spacing w:after="80"/>
      </w:pPr>
    </w:p>
    <w:p w14:paraId="6C204955" w14:textId="77777777" w:rsidR="003213B1" w:rsidRDefault="003213B1" w:rsidP="00745352">
      <w:pPr>
        <w:pStyle w:val="Cmsor5"/>
      </w:pPr>
      <w:r>
        <w:t>Pontok</w:t>
      </w:r>
    </w:p>
    <w:tbl>
      <w:tblPr>
        <w:tblStyle w:val="Tblzatrcsos1vilgos"/>
        <w:tblW w:w="0" w:type="auto"/>
        <w:tblLook w:val="04A0" w:firstRow="1" w:lastRow="0" w:firstColumn="1" w:lastColumn="0" w:noHBand="0" w:noVBand="1"/>
      </w:tblPr>
      <w:tblGrid>
        <w:gridCol w:w="4800"/>
        <w:gridCol w:w="1300"/>
        <w:gridCol w:w="2926"/>
      </w:tblGrid>
      <w:tr w:rsidR="003213B1" w14:paraId="30D420F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DAA4561"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78346BAF"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29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E14036D"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79D43BA2"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01C905" w14:textId="77777777" w:rsidR="003213B1" w:rsidRPr="005634FD" w:rsidRDefault="003213B1">
            <w:pPr>
              <w:rPr>
                <w:b w:val="0"/>
                <w:bCs w:val="0"/>
              </w:rPr>
            </w:pPr>
            <w:r w:rsidRPr="005634FD">
              <w:rPr>
                <w:rFonts w:ascii="Times New Roman" w:hAnsi="Times New Roman"/>
                <w:b w:val="0"/>
                <w:bCs w:val="0"/>
                <w:sz w:val="24"/>
              </w:rPr>
              <w:t>/api/map-creator/maps/:mapID/points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089B97B"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E9D7667"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Térkép összes pontja</w:t>
            </w:r>
          </w:p>
        </w:tc>
      </w:tr>
      <w:tr w:rsidR="003213B1" w14:paraId="280B780B"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E00BD8C" w14:textId="77777777" w:rsidR="003213B1" w:rsidRPr="005634FD" w:rsidRDefault="003213B1">
            <w:pPr>
              <w:rPr>
                <w:b w:val="0"/>
                <w:bCs w:val="0"/>
              </w:rPr>
            </w:pPr>
            <w:r w:rsidRPr="005634FD">
              <w:rPr>
                <w:rFonts w:ascii="Times New Roman" w:hAnsi="Times New Roman"/>
                <w:b w:val="0"/>
                <w:bCs w:val="0"/>
                <w:sz w:val="24"/>
              </w:rPr>
              <w:t>/api/map-creator/maps/:mapID/points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D747BE6"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POST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8C210CD"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Új pont létrehozása (equirectangular képpel)</w:t>
            </w:r>
          </w:p>
        </w:tc>
      </w:tr>
      <w:tr w:rsidR="003213B1" w14:paraId="5A61BB05"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B09033A" w14:textId="77777777" w:rsidR="003213B1" w:rsidRPr="005634FD" w:rsidRDefault="003213B1">
            <w:pPr>
              <w:rPr>
                <w:b w:val="0"/>
                <w:bCs w:val="0"/>
              </w:rPr>
            </w:pPr>
            <w:r w:rsidRPr="005634FD">
              <w:rPr>
                <w:rFonts w:ascii="Times New Roman" w:hAnsi="Times New Roman"/>
                <w:b w:val="0"/>
                <w:bCs w:val="0"/>
                <w:sz w:val="24"/>
              </w:rPr>
              <w:t>/api/map-creator/points/:pointID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3CDC1FC"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PUT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79781F8"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Pont frissítése</w:t>
            </w:r>
          </w:p>
        </w:tc>
      </w:tr>
      <w:tr w:rsidR="003213B1" w14:paraId="2F3649FB"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25083EF" w14:textId="77777777" w:rsidR="003213B1" w:rsidRPr="005634FD" w:rsidRDefault="003213B1">
            <w:pPr>
              <w:rPr>
                <w:b w:val="0"/>
                <w:bCs w:val="0"/>
              </w:rPr>
            </w:pPr>
            <w:r w:rsidRPr="005634FD">
              <w:rPr>
                <w:rFonts w:ascii="Times New Roman" w:hAnsi="Times New Roman"/>
                <w:b w:val="0"/>
                <w:bCs w:val="0"/>
                <w:sz w:val="24"/>
              </w:rPr>
              <w:t>/api/map-creator/points/:pointID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5E24EDB"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DELETE</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5F7D1BF"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Pont törlése</w:t>
            </w:r>
          </w:p>
        </w:tc>
      </w:tr>
    </w:tbl>
    <w:p w14:paraId="50C0E17F" w14:textId="77777777" w:rsidR="003213B1" w:rsidRDefault="003213B1" w:rsidP="003213B1">
      <w:pPr>
        <w:spacing w:after="80"/>
      </w:pPr>
    </w:p>
    <w:p w14:paraId="1297B1A3" w14:textId="77777777" w:rsidR="003213B1" w:rsidRDefault="003213B1" w:rsidP="00745352">
      <w:pPr>
        <w:pStyle w:val="Cmsor5"/>
      </w:pPr>
      <w:r>
        <w:t>Kapcsolatok</w:t>
      </w:r>
    </w:p>
    <w:tbl>
      <w:tblPr>
        <w:tblStyle w:val="Tblzatrcsos1vilgos"/>
        <w:tblW w:w="0" w:type="auto"/>
        <w:tblLook w:val="04A0" w:firstRow="1" w:lastRow="0" w:firstColumn="1" w:lastColumn="0" w:noHBand="0" w:noVBand="1"/>
      </w:tblPr>
      <w:tblGrid>
        <w:gridCol w:w="5400"/>
        <w:gridCol w:w="1300"/>
        <w:gridCol w:w="2326"/>
      </w:tblGrid>
      <w:tr w:rsidR="003213B1" w14:paraId="0DC529A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60866E4A"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041EFF1"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23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1C9EA8F9"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4ACE334F" w14:textId="77777777">
        <w:tc>
          <w:tcPr>
            <w:cnfStyle w:val="001000000000" w:firstRow="0" w:lastRow="0" w:firstColumn="1" w:lastColumn="0" w:oddVBand="0" w:evenVBand="0" w:oddHBand="0" w:evenHBand="0" w:firstRowFirstColumn="0" w:firstRowLastColumn="0" w:lastRowFirstColumn="0" w:lastRowLastColumn="0"/>
            <w:tcW w:w="5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FDCCE27" w14:textId="77777777" w:rsidR="003213B1" w:rsidRPr="005634FD" w:rsidRDefault="003213B1">
            <w:pPr>
              <w:rPr>
                <w:b w:val="0"/>
                <w:bCs w:val="0"/>
              </w:rPr>
            </w:pPr>
            <w:r w:rsidRPr="005634FD">
              <w:rPr>
                <w:rFonts w:ascii="Times New Roman" w:hAnsi="Times New Roman"/>
                <w:b w:val="0"/>
                <w:bCs w:val="0"/>
                <w:sz w:val="24"/>
              </w:rPr>
              <w:t>/api/map-creator/game-maps/:gameMapID/connections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4DD951F"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2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3AE8FC4"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Gamemap összes kapcsolata</w:t>
            </w:r>
          </w:p>
        </w:tc>
      </w:tr>
      <w:tr w:rsidR="003213B1" w14:paraId="38304B79" w14:textId="77777777">
        <w:tc>
          <w:tcPr>
            <w:cnfStyle w:val="001000000000" w:firstRow="0" w:lastRow="0" w:firstColumn="1" w:lastColumn="0" w:oddVBand="0" w:evenVBand="0" w:oddHBand="0" w:evenHBand="0" w:firstRowFirstColumn="0" w:firstRowLastColumn="0" w:lastRowFirstColumn="0" w:lastRowLastColumn="0"/>
            <w:tcW w:w="5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393471F" w14:textId="77777777" w:rsidR="003213B1" w:rsidRPr="005634FD" w:rsidRDefault="003213B1">
            <w:pPr>
              <w:rPr>
                <w:b w:val="0"/>
                <w:bCs w:val="0"/>
              </w:rPr>
            </w:pPr>
            <w:r w:rsidRPr="005634FD">
              <w:rPr>
                <w:rFonts w:ascii="Times New Roman" w:hAnsi="Times New Roman"/>
                <w:b w:val="0"/>
                <w:bCs w:val="0"/>
                <w:sz w:val="24"/>
              </w:rPr>
              <w:t>/api/map-creator/game-maps/:gameMapID/connections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41C5FE8"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POST</w:t>
            </w:r>
          </w:p>
        </w:tc>
        <w:tc>
          <w:tcPr>
            <w:tcW w:w="2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F98137B"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Új kapcsolat létrehozása</w:t>
            </w:r>
          </w:p>
        </w:tc>
      </w:tr>
      <w:tr w:rsidR="003213B1" w14:paraId="4EE3D1BB" w14:textId="77777777">
        <w:tc>
          <w:tcPr>
            <w:cnfStyle w:val="001000000000" w:firstRow="0" w:lastRow="0" w:firstColumn="1" w:lastColumn="0" w:oddVBand="0" w:evenVBand="0" w:oddHBand="0" w:evenHBand="0" w:firstRowFirstColumn="0" w:firstRowLastColumn="0" w:lastRowFirstColumn="0" w:lastRowLastColumn="0"/>
            <w:tcW w:w="5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FCC291D" w14:textId="77777777" w:rsidR="003213B1" w:rsidRPr="005634FD" w:rsidRDefault="003213B1">
            <w:pPr>
              <w:rPr>
                <w:b w:val="0"/>
                <w:bCs w:val="0"/>
              </w:rPr>
            </w:pPr>
            <w:r w:rsidRPr="005634FD">
              <w:rPr>
                <w:rFonts w:ascii="Times New Roman" w:hAnsi="Times New Roman"/>
                <w:b w:val="0"/>
                <w:bCs w:val="0"/>
                <w:sz w:val="24"/>
              </w:rPr>
              <w:t>/api/map-creator/connections/:connectionID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652144D"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PUT</w:t>
            </w:r>
          </w:p>
        </w:tc>
        <w:tc>
          <w:tcPr>
            <w:tcW w:w="2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E1B4D9"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Kapcsolat frissítése</w:t>
            </w:r>
          </w:p>
        </w:tc>
      </w:tr>
      <w:tr w:rsidR="003213B1" w14:paraId="2B628A4A" w14:textId="77777777">
        <w:tc>
          <w:tcPr>
            <w:cnfStyle w:val="001000000000" w:firstRow="0" w:lastRow="0" w:firstColumn="1" w:lastColumn="0" w:oddVBand="0" w:evenVBand="0" w:oddHBand="0" w:evenHBand="0" w:firstRowFirstColumn="0" w:firstRowLastColumn="0" w:lastRowFirstColumn="0" w:lastRowLastColumn="0"/>
            <w:tcW w:w="5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4F1D82A" w14:textId="77777777" w:rsidR="003213B1" w:rsidRPr="005634FD" w:rsidRDefault="003213B1">
            <w:pPr>
              <w:rPr>
                <w:b w:val="0"/>
                <w:bCs w:val="0"/>
              </w:rPr>
            </w:pPr>
            <w:r w:rsidRPr="005634FD">
              <w:rPr>
                <w:rFonts w:ascii="Times New Roman" w:hAnsi="Times New Roman"/>
                <w:b w:val="0"/>
                <w:bCs w:val="0"/>
                <w:sz w:val="24"/>
              </w:rPr>
              <w:t>/api/map-creator/connections/:connectionID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CFE85F2"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DELETE</w:t>
            </w:r>
          </w:p>
        </w:tc>
        <w:tc>
          <w:tcPr>
            <w:tcW w:w="2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B6561B7"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Kapcsolat törlése</w:t>
            </w:r>
          </w:p>
        </w:tc>
      </w:tr>
    </w:tbl>
    <w:p w14:paraId="7E60066E" w14:textId="77777777" w:rsidR="003213B1" w:rsidRDefault="003213B1" w:rsidP="003213B1">
      <w:pPr>
        <w:spacing w:after="80"/>
      </w:pPr>
    </w:p>
    <w:p w14:paraId="44E3AA17" w14:textId="77777777" w:rsidR="003213B1" w:rsidRDefault="003213B1" w:rsidP="00745352">
      <w:pPr>
        <w:pStyle w:val="Cmsor4"/>
      </w:pPr>
      <w:r>
        <w:t>Admin panel (/api/admin)</w:t>
      </w:r>
    </w:p>
    <w:p w14:paraId="6D00FF35" w14:textId="77777777" w:rsidR="003213B1" w:rsidRDefault="003213B1" w:rsidP="00745352">
      <w:pPr>
        <w:pStyle w:val="Cmsor5"/>
      </w:pPr>
      <w:r>
        <w:t>Dashboard</w:t>
      </w:r>
    </w:p>
    <w:tbl>
      <w:tblPr>
        <w:tblStyle w:val="Tblzatrcsos1vilgos"/>
        <w:tblW w:w="0" w:type="auto"/>
        <w:tblLook w:val="04A0" w:firstRow="1" w:lastRow="0" w:firstColumn="1" w:lastColumn="0" w:noHBand="0" w:noVBand="1"/>
      </w:tblPr>
      <w:tblGrid>
        <w:gridCol w:w="3800"/>
        <w:gridCol w:w="1300"/>
        <w:gridCol w:w="3926"/>
      </w:tblGrid>
      <w:tr w:rsidR="003213B1" w14:paraId="490B958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A4B7FB3"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1D6EE227"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39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1E6A9C4"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4AA6DA9D" w14:textId="77777777">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C732C69" w14:textId="77777777" w:rsidR="003213B1" w:rsidRPr="005634FD" w:rsidRDefault="003213B1">
            <w:pPr>
              <w:rPr>
                <w:b w:val="0"/>
                <w:bCs w:val="0"/>
              </w:rPr>
            </w:pPr>
            <w:r w:rsidRPr="005634FD">
              <w:rPr>
                <w:rFonts w:ascii="Times New Roman" w:hAnsi="Times New Roman"/>
                <w:b w:val="0"/>
                <w:bCs w:val="0"/>
                <w:sz w:val="24"/>
              </w:rPr>
              <w:t>/api/admin/dashboard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97B9AFA"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3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5F532B4"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Áttekintő adatok (felhasználószám, aktívak, logok)</w:t>
            </w:r>
          </w:p>
        </w:tc>
      </w:tr>
      <w:tr w:rsidR="003213B1" w14:paraId="1929FC43" w14:textId="77777777">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E1D8DDA" w14:textId="77777777" w:rsidR="003213B1" w:rsidRPr="005634FD" w:rsidRDefault="003213B1">
            <w:pPr>
              <w:rPr>
                <w:b w:val="0"/>
                <w:bCs w:val="0"/>
              </w:rPr>
            </w:pPr>
            <w:r w:rsidRPr="005634FD">
              <w:rPr>
                <w:rFonts w:ascii="Times New Roman" w:hAnsi="Times New Roman"/>
                <w:b w:val="0"/>
                <w:bCs w:val="0"/>
                <w:sz w:val="24"/>
              </w:rPr>
              <w:t>/api/admin/charts/:type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ED7D5B6"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3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92E8826"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Analitikai diagram generálása</w:t>
            </w:r>
          </w:p>
        </w:tc>
      </w:tr>
    </w:tbl>
    <w:p w14:paraId="7ABF63BD" w14:textId="77777777" w:rsidR="003213B1" w:rsidRDefault="003213B1" w:rsidP="003213B1">
      <w:pPr>
        <w:spacing w:after="80"/>
      </w:pPr>
    </w:p>
    <w:p w14:paraId="1B623BDA" w14:textId="77777777" w:rsidR="003213B1" w:rsidRDefault="003213B1" w:rsidP="00745352">
      <w:pPr>
        <w:pStyle w:val="Cmsor5"/>
      </w:pPr>
      <w:r>
        <w:t>Felhasználók</w:t>
      </w:r>
    </w:p>
    <w:tbl>
      <w:tblPr>
        <w:tblStyle w:val="Tblzatrcsos1vilgos"/>
        <w:tblW w:w="0" w:type="auto"/>
        <w:tblLook w:val="04A0" w:firstRow="1" w:lastRow="0" w:firstColumn="1" w:lastColumn="0" w:noHBand="0" w:noVBand="1"/>
      </w:tblPr>
      <w:tblGrid>
        <w:gridCol w:w="4800"/>
        <w:gridCol w:w="1300"/>
        <w:gridCol w:w="2926"/>
      </w:tblGrid>
      <w:tr w:rsidR="003213B1" w14:paraId="11ED35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29EED25"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5FC5AD7"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29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7D35BEFF"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3A26D438"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41BC319" w14:textId="77777777" w:rsidR="003213B1" w:rsidRPr="005634FD" w:rsidRDefault="003213B1">
            <w:pPr>
              <w:rPr>
                <w:b w:val="0"/>
                <w:bCs w:val="0"/>
              </w:rPr>
            </w:pPr>
            <w:r w:rsidRPr="005634FD">
              <w:rPr>
                <w:rFonts w:ascii="Times New Roman" w:hAnsi="Times New Roman"/>
                <w:b w:val="0"/>
                <w:bCs w:val="0"/>
                <w:sz w:val="24"/>
              </w:rPr>
              <w:t>/api/admin/users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81871F2"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CD81EE9"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Összes felhasználó (lapozva)</w:t>
            </w:r>
          </w:p>
        </w:tc>
      </w:tr>
      <w:tr w:rsidR="003213B1" w14:paraId="41F7BA34"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EA840AE" w14:textId="77777777" w:rsidR="003213B1" w:rsidRPr="005634FD" w:rsidRDefault="003213B1">
            <w:pPr>
              <w:rPr>
                <w:b w:val="0"/>
                <w:bCs w:val="0"/>
              </w:rPr>
            </w:pPr>
            <w:r w:rsidRPr="005634FD">
              <w:rPr>
                <w:rFonts w:ascii="Times New Roman" w:hAnsi="Times New Roman"/>
                <w:b w:val="0"/>
                <w:bCs w:val="0"/>
                <w:sz w:val="24"/>
              </w:rPr>
              <w:t>/api/admin/users/sorted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7C65956"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F5DF11D"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Szűrt/rendezett felhasználólista</w:t>
            </w:r>
          </w:p>
        </w:tc>
      </w:tr>
      <w:tr w:rsidR="003213B1" w14:paraId="7C3D1FAF"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7AF4078" w14:textId="77777777" w:rsidR="003213B1" w:rsidRPr="005634FD" w:rsidRDefault="003213B1">
            <w:pPr>
              <w:rPr>
                <w:b w:val="0"/>
                <w:bCs w:val="0"/>
              </w:rPr>
            </w:pPr>
            <w:r w:rsidRPr="005634FD">
              <w:rPr>
                <w:rFonts w:ascii="Times New Roman" w:hAnsi="Times New Roman"/>
                <w:b w:val="0"/>
                <w:bCs w:val="0"/>
                <w:sz w:val="24"/>
              </w:rPr>
              <w:t>/api/admin/users/:id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94924CA"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6155A7D"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Egy felhasználó adatai</w:t>
            </w:r>
          </w:p>
        </w:tc>
      </w:tr>
      <w:tr w:rsidR="003213B1" w14:paraId="6ED6DAE6"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FF57835" w14:textId="77777777" w:rsidR="003213B1" w:rsidRPr="005634FD" w:rsidRDefault="003213B1">
            <w:pPr>
              <w:rPr>
                <w:b w:val="0"/>
                <w:bCs w:val="0"/>
              </w:rPr>
            </w:pPr>
            <w:r w:rsidRPr="005634FD">
              <w:rPr>
                <w:rFonts w:ascii="Times New Roman" w:hAnsi="Times New Roman"/>
                <w:b w:val="0"/>
                <w:bCs w:val="0"/>
                <w:sz w:val="24"/>
              </w:rPr>
              <w:t>/api/admin/users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7115802"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POST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F69F489"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Új felhasználó létrehozása</w:t>
            </w:r>
          </w:p>
        </w:tc>
      </w:tr>
      <w:tr w:rsidR="003213B1" w14:paraId="00821EBC"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3988D0F" w14:textId="77777777" w:rsidR="003213B1" w:rsidRPr="005634FD" w:rsidRDefault="003213B1">
            <w:pPr>
              <w:rPr>
                <w:b w:val="0"/>
                <w:bCs w:val="0"/>
              </w:rPr>
            </w:pPr>
            <w:r w:rsidRPr="005634FD">
              <w:rPr>
                <w:rFonts w:ascii="Times New Roman" w:hAnsi="Times New Roman"/>
                <w:b w:val="0"/>
                <w:bCs w:val="0"/>
                <w:sz w:val="24"/>
              </w:rPr>
              <w:t>/api/admin/users/exports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E685AAE"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POST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46BA413"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Felhasználók exportálása CSV-be</w:t>
            </w:r>
          </w:p>
        </w:tc>
      </w:tr>
      <w:tr w:rsidR="003213B1" w14:paraId="2A1E7EE2"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AE1BDC2" w14:textId="77777777" w:rsidR="003213B1" w:rsidRPr="005634FD" w:rsidRDefault="003213B1">
            <w:pPr>
              <w:rPr>
                <w:b w:val="0"/>
                <w:bCs w:val="0"/>
              </w:rPr>
            </w:pPr>
            <w:r w:rsidRPr="005634FD">
              <w:rPr>
                <w:rFonts w:ascii="Times New Roman" w:hAnsi="Times New Roman"/>
                <w:b w:val="0"/>
                <w:bCs w:val="0"/>
                <w:sz w:val="24"/>
              </w:rPr>
              <w:t>/api/admin/users/self</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1397C70"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PUT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567CC88"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Admin saját adatainak frissítése</w:t>
            </w:r>
          </w:p>
        </w:tc>
      </w:tr>
      <w:tr w:rsidR="003213B1" w14:paraId="59F6AC12"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EF67925" w14:textId="77777777" w:rsidR="003213B1" w:rsidRPr="005634FD" w:rsidRDefault="003213B1">
            <w:pPr>
              <w:rPr>
                <w:b w:val="0"/>
                <w:bCs w:val="0"/>
              </w:rPr>
            </w:pPr>
            <w:r w:rsidRPr="005634FD">
              <w:rPr>
                <w:rFonts w:ascii="Times New Roman" w:hAnsi="Times New Roman"/>
                <w:b w:val="0"/>
                <w:bCs w:val="0"/>
                <w:sz w:val="24"/>
              </w:rPr>
              <w:t>/api/admin/users/:id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0926081"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PUT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A8CE33F"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Felhasználó adatainak frissítése</w:t>
            </w:r>
          </w:p>
        </w:tc>
      </w:tr>
      <w:tr w:rsidR="003213B1" w14:paraId="54CC77FB"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341F1E" w14:textId="77777777" w:rsidR="003213B1" w:rsidRPr="005634FD" w:rsidRDefault="003213B1">
            <w:pPr>
              <w:rPr>
                <w:b w:val="0"/>
                <w:bCs w:val="0"/>
              </w:rPr>
            </w:pPr>
            <w:r w:rsidRPr="005634FD">
              <w:rPr>
                <w:rFonts w:ascii="Times New Roman" w:hAnsi="Times New Roman"/>
                <w:b w:val="0"/>
                <w:bCs w:val="0"/>
                <w:sz w:val="24"/>
              </w:rPr>
              <w:t>/api/admin/users/:id/profile-picture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9AABB2"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PUT</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9B9B7CA"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Felhasználó profilképének feltöltése</w:t>
            </w:r>
          </w:p>
        </w:tc>
      </w:tr>
      <w:tr w:rsidR="003213B1" w14:paraId="13EAAE9B"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323A97B" w14:textId="77777777" w:rsidR="003213B1" w:rsidRPr="005634FD" w:rsidRDefault="003213B1">
            <w:pPr>
              <w:rPr>
                <w:b w:val="0"/>
                <w:bCs w:val="0"/>
              </w:rPr>
            </w:pPr>
            <w:r w:rsidRPr="005634FD">
              <w:rPr>
                <w:rFonts w:ascii="Times New Roman" w:hAnsi="Times New Roman"/>
                <w:b w:val="0"/>
                <w:bCs w:val="0"/>
                <w:sz w:val="24"/>
              </w:rPr>
              <w:t>/api/admin/users/:id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A29B098"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DELETE</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C689A0D"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Felhasználó deaktiválása</w:t>
            </w:r>
          </w:p>
        </w:tc>
      </w:tr>
      <w:tr w:rsidR="003213B1" w14:paraId="6BD2A0A9" w14:textId="77777777">
        <w:tc>
          <w:tcPr>
            <w:cnfStyle w:val="001000000000" w:firstRow="0" w:lastRow="0" w:firstColumn="1" w:lastColumn="0" w:oddVBand="0" w:evenVBand="0" w:oddHBand="0" w:evenHBand="0" w:firstRowFirstColumn="0" w:firstRowLastColumn="0" w:lastRowFirstColumn="0" w:lastRowLastColumn="0"/>
            <w:tcW w:w="4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D392788" w14:textId="77777777" w:rsidR="003213B1" w:rsidRPr="005634FD" w:rsidRDefault="003213B1">
            <w:pPr>
              <w:rPr>
                <w:b w:val="0"/>
                <w:bCs w:val="0"/>
              </w:rPr>
            </w:pPr>
            <w:r w:rsidRPr="005634FD">
              <w:rPr>
                <w:rFonts w:ascii="Times New Roman" w:hAnsi="Times New Roman"/>
                <w:b w:val="0"/>
                <w:bCs w:val="0"/>
                <w:sz w:val="24"/>
              </w:rPr>
              <w:lastRenderedPageBreak/>
              <w:t>/api/admin/users/:id/profile-picture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4AE613B"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DELETE</w:t>
            </w:r>
          </w:p>
        </w:tc>
        <w:tc>
          <w:tcPr>
            <w:tcW w:w="2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0D4B93A"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Felhasználó profilképének törlése</w:t>
            </w:r>
          </w:p>
        </w:tc>
      </w:tr>
    </w:tbl>
    <w:p w14:paraId="0A6A7540" w14:textId="77777777" w:rsidR="003213B1" w:rsidRDefault="003213B1" w:rsidP="003213B1">
      <w:pPr>
        <w:spacing w:after="80"/>
      </w:pPr>
    </w:p>
    <w:p w14:paraId="3120C37C" w14:textId="77777777" w:rsidR="003213B1" w:rsidRDefault="003213B1" w:rsidP="00745352">
      <w:pPr>
        <w:pStyle w:val="Cmsor5"/>
      </w:pPr>
      <w:r>
        <w:t>Logok</w:t>
      </w:r>
    </w:p>
    <w:tbl>
      <w:tblPr>
        <w:tblStyle w:val="Tblzatrcsos1vilgos"/>
        <w:tblW w:w="0" w:type="auto"/>
        <w:tblLook w:val="04A0" w:firstRow="1" w:lastRow="0" w:firstColumn="1" w:lastColumn="0" w:noHBand="0" w:noVBand="1"/>
      </w:tblPr>
      <w:tblGrid>
        <w:gridCol w:w="3800"/>
        <w:gridCol w:w="1300"/>
        <w:gridCol w:w="3926"/>
      </w:tblGrid>
      <w:tr w:rsidR="003213B1" w14:paraId="5935EC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0F83E78"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E8153F0"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39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27E0FEE"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614F16A3" w14:textId="77777777">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4D0687F" w14:textId="77777777" w:rsidR="003213B1" w:rsidRPr="005634FD" w:rsidRDefault="003213B1">
            <w:pPr>
              <w:rPr>
                <w:b w:val="0"/>
                <w:bCs w:val="0"/>
              </w:rPr>
            </w:pPr>
            <w:r w:rsidRPr="005634FD">
              <w:rPr>
                <w:rFonts w:ascii="Times New Roman" w:hAnsi="Times New Roman"/>
                <w:b w:val="0"/>
                <w:bCs w:val="0"/>
                <w:sz w:val="24"/>
              </w:rPr>
              <w:t>/api/admin/logs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A457C6B"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3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6C2FC1F"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Összes aktivitásnapló (lapozva)</w:t>
            </w:r>
          </w:p>
        </w:tc>
      </w:tr>
      <w:tr w:rsidR="003213B1" w14:paraId="3C5563C0" w14:textId="77777777">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2246234" w14:textId="77777777" w:rsidR="003213B1" w:rsidRPr="005634FD" w:rsidRDefault="003213B1">
            <w:pPr>
              <w:rPr>
                <w:b w:val="0"/>
                <w:bCs w:val="0"/>
              </w:rPr>
            </w:pPr>
            <w:r w:rsidRPr="005634FD">
              <w:rPr>
                <w:rFonts w:ascii="Times New Roman" w:hAnsi="Times New Roman"/>
                <w:b w:val="0"/>
                <w:bCs w:val="0"/>
                <w:sz w:val="24"/>
              </w:rPr>
              <w:t>/api/admin/logs/sorted</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8D82973"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3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7BB0255"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Szűrt naplók</w:t>
            </w:r>
          </w:p>
        </w:tc>
      </w:tr>
      <w:tr w:rsidR="003213B1" w14:paraId="7C0AECCA" w14:textId="77777777">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2E093AB" w14:textId="77777777" w:rsidR="003213B1" w:rsidRPr="005634FD" w:rsidRDefault="003213B1">
            <w:pPr>
              <w:rPr>
                <w:b w:val="0"/>
                <w:bCs w:val="0"/>
              </w:rPr>
            </w:pPr>
            <w:r w:rsidRPr="005634FD">
              <w:rPr>
                <w:rFonts w:ascii="Times New Roman" w:hAnsi="Times New Roman"/>
                <w:b w:val="0"/>
                <w:bCs w:val="0"/>
                <w:sz w:val="24"/>
              </w:rPr>
              <w:t>/api/admin/logs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C8DD592"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POST</w:t>
            </w:r>
          </w:p>
        </w:tc>
        <w:tc>
          <w:tcPr>
            <w:tcW w:w="3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84722B3"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Manuális naplóbejegyzés</w:t>
            </w:r>
          </w:p>
        </w:tc>
      </w:tr>
      <w:tr w:rsidR="003213B1" w14:paraId="49C04B76" w14:textId="77777777">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A2AF153" w14:textId="77777777" w:rsidR="003213B1" w:rsidRPr="005634FD" w:rsidRDefault="003213B1">
            <w:pPr>
              <w:rPr>
                <w:b w:val="0"/>
                <w:bCs w:val="0"/>
              </w:rPr>
            </w:pPr>
            <w:r w:rsidRPr="005634FD">
              <w:rPr>
                <w:rFonts w:ascii="Times New Roman" w:hAnsi="Times New Roman"/>
                <w:b w:val="0"/>
                <w:bCs w:val="0"/>
                <w:sz w:val="24"/>
              </w:rPr>
              <w:t>/api/admin/logs/exports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C78E560"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POST</w:t>
            </w:r>
          </w:p>
        </w:tc>
        <w:tc>
          <w:tcPr>
            <w:tcW w:w="39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504871D"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Logok exportálása CSV-be</w:t>
            </w:r>
          </w:p>
        </w:tc>
      </w:tr>
    </w:tbl>
    <w:p w14:paraId="711BC54E" w14:textId="77777777" w:rsidR="003213B1" w:rsidRDefault="003213B1" w:rsidP="003213B1">
      <w:pPr>
        <w:spacing w:after="80"/>
      </w:pPr>
    </w:p>
    <w:p w14:paraId="516D4090" w14:textId="77777777" w:rsidR="003213B1" w:rsidRDefault="003213B1" w:rsidP="00745352">
      <w:pPr>
        <w:pStyle w:val="Cmsor5"/>
      </w:pPr>
      <w:r>
        <w:t>Beállítások</w:t>
      </w:r>
    </w:p>
    <w:tbl>
      <w:tblPr>
        <w:tblStyle w:val="Tblzatrcsos1vilgos"/>
        <w:tblW w:w="0" w:type="auto"/>
        <w:tblLook w:val="04A0" w:firstRow="1" w:lastRow="0" w:firstColumn="1" w:lastColumn="0" w:noHBand="0" w:noVBand="1"/>
      </w:tblPr>
      <w:tblGrid>
        <w:gridCol w:w="4400"/>
        <w:gridCol w:w="1300"/>
        <w:gridCol w:w="3326"/>
      </w:tblGrid>
      <w:tr w:rsidR="003213B1" w14:paraId="269307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6752BEA2" w14:textId="77777777" w:rsidR="003213B1" w:rsidRDefault="003213B1">
            <w:r>
              <w:rPr>
                <w:rFonts w:ascii="Times New Roman" w:hAnsi="Times New Roman"/>
                <w:sz w:val="24"/>
              </w:rPr>
              <w:t>Útvonal</w:t>
            </w:r>
          </w:p>
        </w:tc>
        <w:tc>
          <w:tcPr>
            <w:tcW w:w="13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6C684363"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Metódus</w:t>
            </w:r>
          </w:p>
        </w:tc>
        <w:tc>
          <w:tcPr>
            <w:tcW w:w="3326" w:type="dxa"/>
            <w:tcBorders>
              <w:top w:val="single" w:sz="4" w:space="0" w:color="999999" w:themeColor="text1" w:themeTint="66"/>
              <w:left w:val="single" w:sz="4" w:space="0" w:color="999999" w:themeColor="text1" w:themeTint="66"/>
              <w:right w:val="single" w:sz="4" w:space="0" w:color="999999" w:themeColor="text1" w:themeTint="66"/>
            </w:tcBorders>
            <w:hideMark/>
          </w:tcPr>
          <w:p w14:paraId="76EE1470" w14:textId="77777777" w:rsidR="003213B1" w:rsidRDefault="003213B1">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Leírás</w:t>
            </w:r>
          </w:p>
        </w:tc>
      </w:tr>
      <w:tr w:rsidR="003213B1" w14:paraId="355C4243" w14:textId="77777777">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18222A9" w14:textId="77777777" w:rsidR="003213B1" w:rsidRPr="005634FD" w:rsidRDefault="003213B1">
            <w:pPr>
              <w:rPr>
                <w:b w:val="0"/>
                <w:bCs w:val="0"/>
              </w:rPr>
            </w:pPr>
            <w:r w:rsidRPr="005634FD">
              <w:rPr>
                <w:rFonts w:ascii="Times New Roman" w:hAnsi="Times New Roman"/>
                <w:b w:val="0"/>
                <w:bCs w:val="0"/>
                <w:sz w:val="24"/>
              </w:rPr>
              <w:t>/api/admin/settings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8789C4A"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GET</w:t>
            </w:r>
          </w:p>
        </w:tc>
        <w:tc>
          <w:tcPr>
            <w:tcW w:w="3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6109621"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Admin dashboard beállításai</w:t>
            </w:r>
          </w:p>
        </w:tc>
      </w:tr>
      <w:tr w:rsidR="003213B1" w14:paraId="396BE882" w14:textId="77777777">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F66C8C0" w14:textId="77777777" w:rsidR="003213B1" w:rsidRPr="005634FD" w:rsidRDefault="003213B1">
            <w:pPr>
              <w:rPr>
                <w:b w:val="0"/>
                <w:bCs w:val="0"/>
              </w:rPr>
            </w:pPr>
            <w:r w:rsidRPr="005634FD">
              <w:rPr>
                <w:rFonts w:ascii="Times New Roman" w:hAnsi="Times New Roman"/>
                <w:b w:val="0"/>
                <w:bCs w:val="0"/>
                <w:sz w:val="24"/>
              </w:rPr>
              <w:t>/api/admin/settings</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530415F"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PUT</w:t>
            </w:r>
          </w:p>
        </w:tc>
        <w:tc>
          <w:tcPr>
            <w:tcW w:w="3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748A842"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Beállítások frissítése</w:t>
            </w:r>
          </w:p>
        </w:tc>
      </w:tr>
      <w:tr w:rsidR="003213B1" w14:paraId="1C0BC952" w14:textId="77777777">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BC398DE" w14:textId="77777777" w:rsidR="003213B1" w:rsidRPr="005634FD" w:rsidRDefault="003213B1">
            <w:pPr>
              <w:rPr>
                <w:b w:val="0"/>
                <w:bCs w:val="0"/>
              </w:rPr>
            </w:pPr>
            <w:r w:rsidRPr="005634FD">
              <w:rPr>
                <w:rFonts w:ascii="Times New Roman" w:hAnsi="Times New Roman"/>
                <w:b w:val="0"/>
                <w:bCs w:val="0"/>
                <w:sz w:val="24"/>
              </w:rPr>
              <w:t>/api/admin/settings/dark-mode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9CC6E18"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PUT</w:t>
            </w:r>
          </w:p>
        </w:tc>
        <w:tc>
          <w:tcPr>
            <w:tcW w:w="3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2A8427E"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Sötét mód váltása</w:t>
            </w:r>
          </w:p>
        </w:tc>
      </w:tr>
      <w:tr w:rsidR="003213B1" w14:paraId="455300EB" w14:textId="77777777">
        <w:tc>
          <w:tcPr>
            <w:cnfStyle w:val="001000000000" w:firstRow="0" w:lastRow="0" w:firstColumn="1" w:lastColumn="0" w:oddVBand="0" w:evenVBand="0" w:oddHBand="0" w:evenHBand="0" w:firstRowFirstColumn="0" w:firstRowLastColumn="0" w:lastRowFirstColumn="0" w:lastRowLastColumn="0"/>
            <w:tcW w:w="44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B3717B3" w14:textId="77777777" w:rsidR="003213B1" w:rsidRPr="005634FD" w:rsidRDefault="003213B1">
            <w:pPr>
              <w:rPr>
                <w:b w:val="0"/>
                <w:bCs w:val="0"/>
              </w:rPr>
            </w:pPr>
            <w:r w:rsidRPr="005634FD">
              <w:rPr>
                <w:rFonts w:ascii="Times New Roman" w:hAnsi="Times New Roman"/>
                <w:b w:val="0"/>
                <w:bCs w:val="0"/>
                <w:sz w:val="24"/>
              </w:rPr>
              <w:t>/api/admin/settings/language</w:t>
            </w:r>
          </w:p>
        </w:tc>
        <w:tc>
          <w:tcPr>
            <w:tcW w:w="13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B94D763"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PUT</w:t>
            </w:r>
          </w:p>
        </w:tc>
        <w:tc>
          <w:tcPr>
            <w:tcW w:w="332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817D4FE" w14:textId="77777777" w:rsidR="003213B1" w:rsidRPr="005634FD" w:rsidRDefault="003213B1">
            <w:pPr>
              <w:cnfStyle w:val="000000000000" w:firstRow="0" w:lastRow="0" w:firstColumn="0" w:lastColumn="0" w:oddVBand="0" w:evenVBand="0" w:oddHBand="0" w:evenHBand="0" w:firstRowFirstColumn="0" w:firstRowLastColumn="0" w:lastRowFirstColumn="0" w:lastRowLastColumn="0"/>
            </w:pPr>
            <w:r w:rsidRPr="005634FD">
              <w:rPr>
                <w:rFonts w:ascii="Times New Roman" w:hAnsi="Times New Roman"/>
                <w:sz w:val="24"/>
              </w:rPr>
              <w:t>Nyelv váltása</w:t>
            </w:r>
          </w:p>
        </w:tc>
      </w:tr>
    </w:tbl>
    <w:p w14:paraId="4FA050D8" w14:textId="1A1BEEA1" w:rsidR="0023041A" w:rsidRDefault="004C5DE9" w:rsidP="004C5DE9">
      <w:pPr>
        <w:pStyle w:val="Cmsor3"/>
      </w:pPr>
      <w:bookmarkStart w:id="47" w:name="_Toc228831333"/>
      <w:r>
        <w:t>Hitelesítés és munkamenet kezelés</w:t>
      </w:r>
      <w:bookmarkEnd w:id="47"/>
    </w:p>
    <w:p w14:paraId="4B9898E8" w14:textId="268AC5C6" w:rsidR="0041617C" w:rsidRDefault="0041617C" w:rsidP="0041617C">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felhasználói hitelesítés session-alapú megoldással működik. Bejelentkezéskor a rendszer bcrypt segítségével összehasonlítja a megadott jelszót a tárolt hash-sel, majd sikeres egyezés esetén létrehoz egy munkamenetet, amelyben a felhasználó azonosítóját és jogosultsági szintjét tárolja. Az adminisztrátori és LORD szintű végpontokat middleware-ek védik, amelyek a session role mezője alapján döntenek a hozzáférésekről.</w:t>
      </w:r>
    </w:p>
    <w:p w14:paraId="67E584D1" w14:textId="0E59897B" w:rsidR="00A5769D" w:rsidRDefault="0032542F" w:rsidP="0032542F">
      <w:pPr>
        <w:pStyle w:val="Cmsor3"/>
      </w:pPr>
      <w:bookmarkStart w:id="48" w:name="_Toc228831334"/>
      <w:r>
        <w:t>Képfeldolgozás</w:t>
      </w:r>
      <w:bookmarkEnd w:id="48"/>
    </w:p>
    <w:p w14:paraId="0FDD448F" w14:textId="77777777" w:rsidR="00A12A77" w:rsidRDefault="00A12A77" w:rsidP="00A12A77">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panorámaképek és borítóképek feltöltéséért a </w:t>
      </w:r>
      <w:r>
        <w:rPr>
          <w:rFonts w:ascii="Times New Roman" w:eastAsia="Times New Roman" w:hAnsi="Times New Roman" w:cs="Times New Roman"/>
          <w:b/>
          <w:bCs/>
          <w:sz w:val="24"/>
          <w:szCs w:val="24"/>
        </w:rPr>
        <w:t>Multer</w:t>
      </w:r>
      <w:r>
        <w:rPr>
          <w:rFonts w:ascii="Times New Roman" w:eastAsia="Times New Roman" w:hAnsi="Times New Roman" w:cs="Times New Roman"/>
          <w:sz w:val="24"/>
          <w:szCs w:val="24"/>
        </w:rPr>
        <w:t xml:space="preserve"> middleware felel, amely az Express kérésekből kinyeri a multipart/form-data formátumú fájlokat. A feltöltött képeket a </w:t>
      </w:r>
      <w:r>
        <w:rPr>
          <w:rFonts w:ascii="Times New Roman" w:eastAsia="Times New Roman" w:hAnsi="Times New Roman" w:cs="Times New Roman"/>
          <w:b/>
          <w:bCs/>
          <w:sz w:val="24"/>
          <w:szCs w:val="24"/>
        </w:rPr>
        <w:t>Sharp</w:t>
      </w:r>
      <w:r>
        <w:rPr>
          <w:rFonts w:ascii="Times New Roman" w:eastAsia="Times New Roman" w:hAnsi="Times New Roman" w:cs="Times New Roman"/>
          <w:sz w:val="24"/>
          <w:szCs w:val="24"/>
        </w:rPr>
        <w:t xml:space="preserve"> könyvtár dolgozza fel: az alkalmazás átméretezi, tömöríti és optimalizálja a képeket a megjelenítés előtt. A feldolgozott fájlok a szerver fájlrendszerén kerülnek eltárolásra, metaadataik (szélesség, magasság, fájlútvonal) pedig az images táblába mentődnek.</w:t>
      </w:r>
    </w:p>
    <w:p w14:paraId="2259E572" w14:textId="313750C4" w:rsidR="004C5DE9" w:rsidRPr="004C5DE9" w:rsidRDefault="00F44510" w:rsidP="00F44510">
      <w:pPr>
        <w:pStyle w:val="Cmsor2"/>
      </w:pPr>
      <w:bookmarkStart w:id="49" w:name="_Toc228831335"/>
      <w:r>
        <w:t>A frontend bemutatása</w:t>
      </w:r>
      <w:bookmarkEnd w:id="49"/>
    </w:p>
    <w:p w14:paraId="688B1511" w14:textId="77777777" w:rsidR="00ED59CA" w:rsidRDefault="00ED59CA" w:rsidP="00ED59CA">
      <w:pPr>
        <w:spacing w:after="120" w:line="360" w:lineRule="auto"/>
        <w:jc w:val="both"/>
      </w:pPr>
      <w:r>
        <w:rPr>
          <w:rFonts w:ascii="Times New Roman" w:eastAsia="Times New Roman" w:hAnsi="Times New Roman" w:cs="Times New Roman"/>
          <w:sz w:val="24"/>
          <w:szCs w:val="24"/>
        </w:rPr>
        <w:t>A kliensoldali alkalmazás HTML5, CSS3 és vanilla JavaScript technológiákra épül. Az oldalak közötti navigáció szerver által kiszolgált HTML oldalakon alapul, az interaktív funkciók (játékmenet, térkép kezelés, tipp leadás) pedig aszinkron fetch hívásokkal kommunikálnak a REST API-val.</w:t>
      </w:r>
    </w:p>
    <w:p w14:paraId="567FEA15" w14:textId="77777777" w:rsidR="00776DBE" w:rsidRPr="00776DBE" w:rsidRDefault="00776DBE" w:rsidP="00776DBE">
      <w:pPr>
        <w:rPr>
          <w:rFonts w:ascii="Times New Roman" w:hAnsi="Times New Roman" w:cs="Times New Roman"/>
          <w:sz w:val="24"/>
          <w:szCs w:val="24"/>
          <w:lang w:val="en-GB"/>
        </w:rPr>
      </w:pPr>
      <w:r w:rsidRPr="00776DBE">
        <w:rPr>
          <w:rFonts w:ascii="Times New Roman" w:hAnsi="Times New Roman" w:cs="Times New Roman"/>
          <w:sz w:val="24"/>
          <w:szCs w:val="24"/>
          <w:lang w:val="en-GB"/>
        </w:rPr>
        <w:t>A felhasználói felület főbb nézetei:</w:t>
      </w:r>
    </w:p>
    <w:p w14:paraId="04440046" w14:textId="1F3A9EEE" w:rsidR="00776DBE" w:rsidRPr="00776DBE" w:rsidRDefault="00776DBE" w:rsidP="00776DBE">
      <w:pPr>
        <w:numPr>
          <w:ilvl w:val="0"/>
          <w:numId w:val="8"/>
        </w:numPr>
        <w:rPr>
          <w:rFonts w:ascii="Times New Roman" w:hAnsi="Times New Roman" w:cs="Times New Roman"/>
          <w:sz w:val="24"/>
          <w:szCs w:val="24"/>
          <w:lang w:val="en-GB"/>
        </w:rPr>
      </w:pPr>
      <w:r w:rsidRPr="00776DBE">
        <w:rPr>
          <w:rFonts w:ascii="Times New Roman" w:hAnsi="Times New Roman" w:cs="Times New Roman"/>
          <w:b/>
          <w:bCs/>
          <w:sz w:val="24"/>
          <w:szCs w:val="24"/>
          <w:lang w:val="en-GB"/>
        </w:rPr>
        <w:t>Főoldal</w:t>
      </w:r>
      <w:r w:rsidRPr="00776DBE">
        <w:rPr>
          <w:rFonts w:ascii="Times New Roman" w:hAnsi="Times New Roman" w:cs="Times New Roman"/>
          <w:sz w:val="24"/>
          <w:szCs w:val="24"/>
          <w:lang w:val="en-GB"/>
        </w:rPr>
        <w:t xml:space="preserve">: </w:t>
      </w:r>
      <w:r w:rsidR="006E13B9">
        <w:rPr>
          <w:rFonts w:ascii="Times New Roman" w:hAnsi="Times New Roman" w:cs="Times New Roman"/>
          <w:sz w:val="24"/>
          <w:szCs w:val="24"/>
          <w:lang w:val="en-GB"/>
        </w:rPr>
        <w:t>Felhasználói beállítások, a megfel</w:t>
      </w:r>
      <w:r w:rsidR="00CE2D4D">
        <w:rPr>
          <w:rFonts w:ascii="Times New Roman" w:hAnsi="Times New Roman" w:cs="Times New Roman"/>
          <w:sz w:val="24"/>
          <w:szCs w:val="24"/>
          <w:lang w:val="en-GB"/>
        </w:rPr>
        <w:t>elő jogosultsággal rendelkezőknek az adminoldal elérése</w:t>
      </w:r>
      <w:r w:rsidR="00096088">
        <w:rPr>
          <w:rFonts w:ascii="Times New Roman" w:hAnsi="Times New Roman" w:cs="Times New Roman"/>
          <w:sz w:val="24"/>
          <w:szCs w:val="24"/>
          <w:lang w:val="en-GB"/>
        </w:rPr>
        <w:t xml:space="preserve">, </w:t>
      </w:r>
      <w:r w:rsidRPr="00776DBE">
        <w:rPr>
          <w:rFonts w:ascii="Times New Roman" w:hAnsi="Times New Roman" w:cs="Times New Roman"/>
          <w:sz w:val="24"/>
          <w:szCs w:val="24"/>
          <w:lang w:val="en-GB"/>
        </w:rPr>
        <w:t>népszerű pályák kiemelése.</w:t>
      </w:r>
    </w:p>
    <w:p w14:paraId="6B8448A5" w14:textId="5D201870" w:rsidR="00916DE3" w:rsidRPr="00776DBE" w:rsidRDefault="00916DE3" w:rsidP="00776DBE">
      <w:pPr>
        <w:numPr>
          <w:ilvl w:val="0"/>
          <w:numId w:val="8"/>
        </w:numPr>
        <w:rPr>
          <w:rFonts w:ascii="Times New Roman" w:hAnsi="Times New Roman" w:cs="Times New Roman"/>
          <w:sz w:val="24"/>
          <w:szCs w:val="24"/>
          <w:lang w:val="en-GB"/>
        </w:rPr>
      </w:pPr>
      <w:r>
        <w:rPr>
          <w:rFonts w:ascii="Times New Roman" w:hAnsi="Times New Roman" w:cs="Times New Roman"/>
          <w:b/>
          <w:bCs/>
          <w:sz w:val="24"/>
          <w:szCs w:val="24"/>
          <w:lang w:val="en-GB"/>
        </w:rPr>
        <w:lastRenderedPageBreak/>
        <w:t>Játékválasztó</w:t>
      </w:r>
      <w:r w:rsidRPr="00916DE3">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1209FC">
        <w:rPr>
          <w:rFonts w:ascii="Times New Roman" w:hAnsi="Times New Roman" w:cs="Times New Roman"/>
          <w:sz w:val="24"/>
          <w:szCs w:val="24"/>
          <w:lang w:val="en-GB"/>
        </w:rPr>
        <w:t xml:space="preserve">Játékok </w:t>
      </w:r>
      <w:r w:rsidR="00032F62">
        <w:rPr>
          <w:rFonts w:ascii="Times New Roman" w:hAnsi="Times New Roman" w:cs="Times New Roman"/>
          <w:sz w:val="24"/>
          <w:szCs w:val="24"/>
          <w:lang w:val="en-GB"/>
        </w:rPr>
        <w:t>közüli választás</w:t>
      </w:r>
      <w:r w:rsidR="000078DC">
        <w:rPr>
          <w:rFonts w:ascii="Times New Roman" w:hAnsi="Times New Roman" w:cs="Times New Roman"/>
          <w:sz w:val="24"/>
          <w:szCs w:val="24"/>
          <w:lang w:val="en-GB"/>
        </w:rPr>
        <w:t>, rendszerezésük különböző szempontok alapján, saját pályák létrehozása</w:t>
      </w:r>
    </w:p>
    <w:p w14:paraId="150C4580" w14:textId="75ACDC36" w:rsidR="000078DC" w:rsidRPr="00776DBE" w:rsidRDefault="003D1531" w:rsidP="00776DBE">
      <w:pPr>
        <w:numPr>
          <w:ilvl w:val="0"/>
          <w:numId w:val="8"/>
        </w:numPr>
        <w:rPr>
          <w:rFonts w:ascii="Times New Roman" w:hAnsi="Times New Roman" w:cs="Times New Roman"/>
          <w:sz w:val="24"/>
          <w:szCs w:val="24"/>
          <w:lang w:val="en-GB"/>
        </w:rPr>
      </w:pPr>
      <w:r>
        <w:rPr>
          <w:rFonts w:ascii="Times New Roman" w:hAnsi="Times New Roman" w:cs="Times New Roman"/>
          <w:b/>
          <w:bCs/>
          <w:sz w:val="24"/>
          <w:szCs w:val="24"/>
          <w:lang w:val="en-GB"/>
        </w:rPr>
        <w:t>Pály</w:t>
      </w:r>
      <w:r w:rsidR="00820EAB">
        <w:rPr>
          <w:rFonts w:ascii="Times New Roman" w:hAnsi="Times New Roman" w:cs="Times New Roman"/>
          <w:b/>
          <w:bCs/>
          <w:sz w:val="24"/>
          <w:szCs w:val="24"/>
          <w:lang w:val="en-GB"/>
        </w:rPr>
        <w:t>a</w:t>
      </w:r>
      <w:r w:rsidR="005A0F5F">
        <w:rPr>
          <w:rFonts w:ascii="Times New Roman" w:hAnsi="Times New Roman" w:cs="Times New Roman"/>
          <w:b/>
          <w:bCs/>
          <w:sz w:val="24"/>
          <w:szCs w:val="24"/>
          <w:lang w:val="en-GB"/>
        </w:rPr>
        <w:t>oldal</w:t>
      </w:r>
      <w:r w:rsidR="005A0F5F" w:rsidRPr="00835C66">
        <w:rPr>
          <w:rFonts w:ascii="Times New Roman" w:hAnsi="Times New Roman" w:cs="Times New Roman"/>
          <w:sz w:val="24"/>
          <w:szCs w:val="24"/>
          <w:lang w:val="en-GB"/>
        </w:rPr>
        <w:t>:</w:t>
      </w:r>
      <w:r w:rsidR="005A0F5F">
        <w:rPr>
          <w:rFonts w:ascii="Times New Roman" w:hAnsi="Times New Roman" w:cs="Times New Roman"/>
          <w:b/>
          <w:bCs/>
          <w:sz w:val="24"/>
          <w:szCs w:val="24"/>
          <w:lang w:val="en-GB"/>
        </w:rPr>
        <w:t xml:space="preserve"> </w:t>
      </w:r>
      <w:r w:rsidR="0096383D">
        <w:rPr>
          <w:rFonts w:ascii="Times New Roman" w:hAnsi="Times New Roman" w:cs="Times New Roman"/>
          <w:sz w:val="24"/>
          <w:szCs w:val="24"/>
          <w:lang w:val="en-GB"/>
        </w:rPr>
        <w:t>A</w:t>
      </w:r>
      <w:r w:rsidR="00665B2B">
        <w:rPr>
          <w:rFonts w:ascii="Times New Roman" w:hAnsi="Times New Roman" w:cs="Times New Roman"/>
          <w:sz w:val="24"/>
          <w:szCs w:val="24"/>
          <w:lang w:val="en-GB"/>
        </w:rPr>
        <w:t xml:space="preserve"> kiválasztott játék előnézete, toplistával, kommentelési lehetőséggel, ha a felhasználó csinálta a pályát, a változtatás lehetősége is elérhetővé válik</w:t>
      </w:r>
    </w:p>
    <w:p w14:paraId="3FCB2C56" w14:textId="56244BB1" w:rsidR="00776DBE" w:rsidRPr="00776DBE" w:rsidRDefault="00776DBE" w:rsidP="00776DBE">
      <w:pPr>
        <w:numPr>
          <w:ilvl w:val="0"/>
          <w:numId w:val="8"/>
        </w:numPr>
        <w:rPr>
          <w:rFonts w:ascii="Times New Roman" w:hAnsi="Times New Roman" w:cs="Times New Roman"/>
          <w:sz w:val="24"/>
          <w:szCs w:val="24"/>
          <w:lang w:val="en-GB"/>
        </w:rPr>
      </w:pPr>
      <w:r w:rsidRPr="00776DBE">
        <w:rPr>
          <w:rFonts w:ascii="Times New Roman" w:hAnsi="Times New Roman" w:cs="Times New Roman"/>
          <w:b/>
          <w:bCs/>
          <w:sz w:val="24"/>
          <w:szCs w:val="24"/>
          <w:lang w:val="en-GB"/>
        </w:rPr>
        <w:t>Játék</w:t>
      </w:r>
      <w:r w:rsidR="00665B2B">
        <w:rPr>
          <w:rFonts w:ascii="Times New Roman" w:hAnsi="Times New Roman" w:cs="Times New Roman"/>
          <w:b/>
          <w:bCs/>
          <w:sz w:val="24"/>
          <w:szCs w:val="24"/>
          <w:lang w:val="en-GB"/>
        </w:rPr>
        <w:t>oldal</w:t>
      </w:r>
      <w:r w:rsidRPr="00776DBE">
        <w:rPr>
          <w:rFonts w:ascii="Times New Roman" w:hAnsi="Times New Roman" w:cs="Times New Roman"/>
          <w:sz w:val="24"/>
          <w:szCs w:val="24"/>
          <w:lang w:val="en-GB"/>
        </w:rPr>
        <w:t>: A 360 fokos panorámakép megjelenítése az Engine modul segítségével, a térkép és a tipp leadó felület.</w:t>
      </w:r>
      <w:r w:rsidR="00665B2B">
        <w:rPr>
          <w:rFonts w:ascii="Times New Roman" w:hAnsi="Times New Roman" w:cs="Times New Roman"/>
          <w:sz w:val="24"/>
          <w:szCs w:val="24"/>
          <w:lang w:val="en-GB"/>
        </w:rPr>
        <w:t xml:space="preserve"> A játék végén itt is </w:t>
      </w:r>
      <w:r w:rsidR="009E1DB4">
        <w:rPr>
          <w:rFonts w:ascii="Times New Roman" w:hAnsi="Times New Roman" w:cs="Times New Roman"/>
          <w:sz w:val="24"/>
          <w:szCs w:val="24"/>
          <w:lang w:val="en-GB"/>
        </w:rPr>
        <w:t xml:space="preserve">van toplista, </w:t>
      </w:r>
      <w:r w:rsidR="00665B2B">
        <w:rPr>
          <w:rFonts w:ascii="Times New Roman" w:hAnsi="Times New Roman" w:cs="Times New Roman"/>
          <w:sz w:val="24"/>
          <w:szCs w:val="24"/>
          <w:lang w:val="en-GB"/>
        </w:rPr>
        <w:t>lehetséges a kommentelés</w:t>
      </w:r>
      <w:r w:rsidR="009E1DB4">
        <w:rPr>
          <w:rFonts w:ascii="Times New Roman" w:hAnsi="Times New Roman" w:cs="Times New Roman"/>
          <w:sz w:val="24"/>
          <w:szCs w:val="24"/>
          <w:lang w:val="en-GB"/>
        </w:rPr>
        <w:t>.</w:t>
      </w:r>
    </w:p>
    <w:p w14:paraId="7070ADD7" w14:textId="77777777" w:rsidR="00776DBE" w:rsidRPr="00776DBE" w:rsidRDefault="00776DBE" w:rsidP="00776DBE">
      <w:pPr>
        <w:numPr>
          <w:ilvl w:val="0"/>
          <w:numId w:val="8"/>
        </w:numPr>
        <w:rPr>
          <w:rFonts w:ascii="Times New Roman" w:hAnsi="Times New Roman" w:cs="Times New Roman"/>
          <w:sz w:val="24"/>
          <w:szCs w:val="24"/>
          <w:lang w:val="en-GB"/>
        </w:rPr>
      </w:pPr>
      <w:r w:rsidRPr="00776DBE">
        <w:rPr>
          <w:rFonts w:ascii="Times New Roman" w:hAnsi="Times New Roman" w:cs="Times New Roman"/>
          <w:b/>
          <w:bCs/>
          <w:sz w:val="24"/>
          <w:szCs w:val="24"/>
          <w:lang w:val="en-GB"/>
        </w:rPr>
        <w:t>Pályaszerkesztő</w:t>
      </w:r>
      <w:r w:rsidRPr="00776DBE">
        <w:rPr>
          <w:rFonts w:ascii="Times New Roman" w:hAnsi="Times New Roman" w:cs="Times New Roman"/>
          <w:sz w:val="24"/>
          <w:szCs w:val="24"/>
          <w:lang w:val="en-GB"/>
        </w:rPr>
        <w:t>: Térképek feltöltése, pontok elhelyezése, kapcsolatok létrehozása.</w:t>
      </w:r>
    </w:p>
    <w:p w14:paraId="396353C3" w14:textId="07DBBB13" w:rsidR="00776DBE" w:rsidRPr="00776DBE" w:rsidRDefault="00776DBE" w:rsidP="00776DBE">
      <w:pPr>
        <w:numPr>
          <w:ilvl w:val="0"/>
          <w:numId w:val="8"/>
        </w:numPr>
        <w:rPr>
          <w:rFonts w:ascii="Times New Roman" w:hAnsi="Times New Roman" w:cs="Times New Roman"/>
          <w:sz w:val="24"/>
          <w:szCs w:val="24"/>
          <w:lang w:val="en-GB"/>
        </w:rPr>
      </w:pPr>
      <w:r w:rsidRPr="00776DBE">
        <w:rPr>
          <w:rFonts w:ascii="Times New Roman" w:hAnsi="Times New Roman" w:cs="Times New Roman"/>
          <w:b/>
          <w:bCs/>
          <w:sz w:val="24"/>
          <w:szCs w:val="24"/>
          <w:lang w:val="en-GB"/>
        </w:rPr>
        <w:t>Profil</w:t>
      </w:r>
      <w:r w:rsidR="00172CA9">
        <w:rPr>
          <w:rFonts w:ascii="Times New Roman" w:hAnsi="Times New Roman" w:cs="Times New Roman"/>
          <w:b/>
          <w:bCs/>
          <w:sz w:val="24"/>
          <w:szCs w:val="24"/>
          <w:lang w:val="en-GB"/>
        </w:rPr>
        <w:t xml:space="preserve"> modal</w:t>
      </w:r>
      <w:r w:rsidRPr="00776DBE">
        <w:rPr>
          <w:rFonts w:ascii="Times New Roman" w:hAnsi="Times New Roman" w:cs="Times New Roman"/>
          <w:sz w:val="24"/>
          <w:szCs w:val="24"/>
          <w:lang w:val="en-GB"/>
        </w:rPr>
        <w:t>: Felhasználói adatok</w:t>
      </w:r>
      <w:r w:rsidR="00580706">
        <w:rPr>
          <w:rFonts w:ascii="Times New Roman" w:hAnsi="Times New Roman" w:cs="Times New Roman"/>
          <w:sz w:val="24"/>
          <w:szCs w:val="24"/>
          <w:lang w:val="en-GB"/>
        </w:rPr>
        <w:t xml:space="preserve">, </w:t>
      </w:r>
      <w:r w:rsidR="002A64CE">
        <w:rPr>
          <w:rFonts w:ascii="Times New Roman" w:hAnsi="Times New Roman" w:cs="Times New Roman"/>
          <w:sz w:val="24"/>
          <w:szCs w:val="24"/>
          <w:lang w:val="en-GB"/>
        </w:rPr>
        <w:t>oldalbeállítások(sötét-világos mód, oldal nyelve)</w:t>
      </w:r>
    </w:p>
    <w:p w14:paraId="32914299" w14:textId="6034B670" w:rsidR="00776DBE" w:rsidRPr="00776DBE" w:rsidRDefault="00776DBE" w:rsidP="00776DBE">
      <w:pPr>
        <w:numPr>
          <w:ilvl w:val="0"/>
          <w:numId w:val="8"/>
        </w:numPr>
        <w:rPr>
          <w:rFonts w:ascii="Times New Roman" w:hAnsi="Times New Roman" w:cs="Times New Roman"/>
          <w:sz w:val="24"/>
          <w:szCs w:val="24"/>
          <w:lang w:val="en-GB"/>
        </w:rPr>
      </w:pPr>
      <w:r w:rsidRPr="00776DBE">
        <w:rPr>
          <w:rFonts w:ascii="Times New Roman" w:hAnsi="Times New Roman" w:cs="Times New Roman"/>
          <w:b/>
          <w:bCs/>
          <w:sz w:val="24"/>
          <w:szCs w:val="24"/>
          <w:lang w:val="en-GB"/>
        </w:rPr>
        <w:t>Adminisztrációs felület</w:t>
      </w:r>
      <w:r w:rsidRPr="00776DBE">
        <w:rPr>
          <w:rFonts w:ascii="Times New Roman" w:hAnsi="Times New Roman" w:cs="Times New Roman"/>
          <w:sz w:val="24"/>
          <w:szCs w:val="24"/>
          <w:lang w:val="en-GB"/>
        </w:rPr>
        <w:t>: Felhasználókezelés, statisztikai vezérlőpult</w:t>
      </w:r>
      <w:r w:rsidR="00D35CDD">
        <w:rPr>
          <w:rFonts w:ascii="Times New Roman" w:hAnsi="Times New Roman" w:cs="Times New Roman"/>
          <w:sz w:val="24"/>
          <w:szCs w:val="24"/>
          <w:lang w:val="en-GB"/>
        </w:rPr>
        <w:t>, térkép, panorama kép tesztoldalak elérése</w:t>
      </w:r>
      <w:r w:rsidRPr="00776DBE">
        <w:rPr>
          <w:rFonts w:ascii="Times New Roman" w:hAnsi="Times New Roman" w:cs="Times New Roman"/>
          <w:sz w:val="24"/>
          <w:szCs w:val="24"/>
          <w:lang w:val="en-GB"/>
        </w:rPr>
        <w:t>.</w:t>
      </w:r>
    </w:p>
    <w:p w14:paraId="1A6C78CD" w14:textId="33919B56" w:rsidR="00D35CDD" w:rsidRPr="00EC73E7" w:rsidRDefault="00835C66" w:rsidP="00835C66">
      <w:pPr>
        <w:numPr>
          <w:ilvl w:val="1"/>
          <w:numId w:val="8"/>
        </w:numPr>
        <w:rPr>
          <w:rFonts w:ascii="Times New Roman" w:hAnsi="Times New Roman" w:cs="Times New Roman"/>
          <w:b/>
          <w:bCs/>
          <w:sz w:val="24"/>
          <w:szCs w:val="24"/>
          <w:lang w:val="en-GB"/>
        </w:rPr>
      </w:pPr>
      <w:r w:rsidRPr="00835C66">
        <w:rPr>
          <w:rFonts w:ascii="Times New Roman" w:hAnsi="Times New Roman" w:cs="Times New Roman"/>
          <w:b/>
          <w:bCs/>
          <w:sz w:val="24"/>
          <w:szCs w:val="24"/>
          <w:lang w:val="en-GB"/>
        </w:rPr>
        <w:t>Panoráma-kép tesztoldal</w:t>
      </w:r>
      <w:r w:rsidRPr="00835C66">
        <w:rPr>
          <w:rFonts w:ascii="Times New Roman" w:hAnsi="Times New Roman" w:cs="Times New Roman"/>
          <w:sz w:val="24"/>
          <w:szCs w:val="24"/>
          <w:lang w:val="en-GB"/>
        </w:rPr>
        <w:t>:</w:t>
      </w:r>
      <w:r>
        <w:rPr>
          <w:rFonts w:ascii="Times New Roman" w:hAnsi="Times New Roman" w:cs="Times New Roman"/>
          <w:b/>
          <w:bCs/>
          <w:sz w:val="24"/>
          <w:szCs w:val="24"/>
          <w:lang w:val="en-GB"/>
        </w:rPr>
        <w:t xml:space="preserve"> </w:t>
      </w:r>
      <w:r w:rsidR="00EC73E7">
        <w:rPr>
          <w:rFonts w:ascii="Times New Roman" w:hAnsi="Times New Roman" w:cs="Times New Roman"/>
          <w:sz w:val="24"/>
          <w:szCs w:val="24"/>
          <w:lang w:val="en-GB"/>
        </w:rPr>
        <w:t>Az equirectangular engine</w:t>
      </w:r>
      <w:r w:rsidR="00DF2BE4">
        <w:rPr>
          <w:rFonts w:ascii="Times New Roman" w:hAnsi="Times New Roman" w:cs="Times New Roman"/>
          <w:sz w:val="24"/>
          <w:szCs w:val="24"/>
          <w:lang w:val="en-GB"/>
        </w:rPr>
        <w:t xml:space="preserve"> funkcióinak</w:t>
      </w:r>
      <w:r w:rsidR="00EC73E7">
        <w:rPr>
          <w:rFonts w:ascii="Times New Roman" w:hAnsi="Times New Roman" w:cs="Times New Roman"/>
          <w:sz w:val="24"/>
          <w:szCs w:val="24"/>
          <w:lang w:val="en-GB"/>
        </w:rPr>
        <w:t xml:space="preserve"> tesztelése</w:t>
      </w:r>
    </w:p>
    <w:p w14:paraId="64BE462E" w14:textId="61B0CF69" w:rsidR="00F44510" w:rsidRPr="00824F4E" w:rsidRDefault="00165E55" w:rsidP="00F44510">
      <w:pPr>
        <w:numPr>
          <w:ilvl w:val="1"/>
          <w:numId w:val="8"/>
        </w:numPr>
        <w:rPr>
          <w:rFonts w:ascii="Times New Roman" w:hAnsi="Times New Roman" w:cs="Times New Roman"/>
          <w:b/>
          <w:sz w:val="24"/>
          <w:szCs w:val="24"/>
          <w:lang w:val="en-GB"/>
        </w:rPr>
      </w:pPr>
      <w:r>
        <w:rPr>
          <w:rFonts w:ascii="Times New Roman" w:hAnsi="Times New Roman" w:cs="Times New Roman"/>
          <w:b/>
          <w:bCs/>
          <w:sz w:val="24"/>
          <w:szCs w:val="24"/>
          <w:lang w:val="en-GB"/>
        </w:rPr>
        <w:t>T</w:t>
      </w:r>
      <w:r w:rsidR="00117F1B">
        <w:rPr>
          <w:rFonts w:ascii="Times New Roman" w:hAnsi="Times New Roman" w:cs="Times New Roman"/>
          <w:b/>
          <w:bCs/>
          <w:sz w:val="24"/>
          <w:szCs w:val="24"/>
          <w:lang w:val="en-GB"/>
        </w:rPr>
        <w:t>érkép te</w:t>
      </w:r>
      <w:r w:rsidR="0004088B">
        <w:rPr>
          <w:rFonts w:ascii="Times New Roman" w:hAnsi="Times New Roman" w:cs="Times New Roman"/>
          <w:b/>
          <w:bCs/>
          <w:sz w:val="24"/>
          <w:szCs w:val="24"/>
          <w:lang w:val="en-GB"/>
        </w:rPr>
        <w:t>sztoldal</w:t>
      </w:r>
      <w:r w:rsidR="0004088B">
        <w:rPr>
          <w:rFonts w:ascii="Times New Roman" w:hAnsi="Times New Roman" w:cs="Times New Roman"/>
          <w:sz w:val="24"/>
          <w:szCs w:val="24"/>
          <w:lang w:val="en-GB"/>
        </w:rPr>
        <w:t xml:space="preserve">: </w:t>
      </w:r>
      <w:r w:rsidR="00DF2BE4">
        <w:rPr>
          <w:rFonts w:ascii="Times New Roman" w:hAnsi="Times New Roman" w:cs="Times New Roman"/>
          <w:sz w:val="24"/>
          <w:szCs w:val="24"/>
          <w:lang w:val="en-GB"/>
        </w:rPr>
        <w:t>A mapviewer engine funkcióinak tesztelése</w:t>
      </w:r>
    </w:p>
    <w:p w14:paraId="43C361C8" w14:textId="77777777" w:rsidR="00C84FB7" w:rsidRDefault="00C84FB7">
      <w:pPr>
        <w:rPr>
          <w:rFonts w:ascii="Times New Roman" w:eastAsiaTheme="majorEastAsia" w:hAnsi="Times New Roman" w:cstheme="majorBidi"/>
          <w:sz w:val="36"/>
          <w:szCs w:val="26"/>
          <w:bdr w:val="none" w:sz="0" w:space="0" w:color="auto" w:frame="1"/>
        </w:rPr>
      </w:pPr>
      <w:r>
        <w:rPr>
          <w:bdr w:val="none" w:sz="0" w:space="0" w:color="auto" w:frame="1"/>
        </w:rPr>
        <w:br w:type="page"/>
      </w:r>
    </w:p>
    <w:p w14:paraId="272349B5" w14:textId="0376F927" w:rsidR="00C84FB7" w:rsidRDefault="00762AAE">
      <w:pPr>
        <w:rPr>
          <w:rFonts w:ascii="Times New Roman" w:eastAsiaTheme="majorEastAsia" w:hAnsi="Times New Roman" w:cstheme="majorBidi"/>
          <w:sz w:val="36"/>
          <w:szCs w:val="26"/>
          <w:bdr w:val="none" w:sz="0" w:space="0" w:color="auto" w:frame="1"/>
        </w:rPr>
      </w:pPr>
      <w:r>
        <w:rPr>
          <w:noProof/>
        </w:rPr>
        <w:lastRenderedPageBreak/>
        <mc:AlternateContent>
          <mc:Choice Requires="wps">
            <w:drawing>
              <wp:anchor distT="0" distB="0" distL="114300" distR="114300" simplePos="0" relativeHeight="251629056" behindDoc="1" locked="0" layoutInCell="1" allowOverlap="1" wp14:anchorId="0640FBB4" wp14:editId="527313D1">
                <wp:simplePos x="0" y="0"/>
                <wp:positionH relativeFrom="column">
                  <wp:posOffset>119380</wp:posOffset>
                </wp:positionH>
                <wp:positionV relativeFrom="paragraph">
                  <wp:posOffset>8110855</wp:posOffset>
                </wp:positionV>
                <wp:extent cx="5493385" cy="635"/>
                <wp:effectExtent l="0" t="0" r="12065" b="0"/>
                <wp:wrapTight wrapText="bothSides">
                  <wp:wrapPolygon edited="0">
                    <wp:start x="0" y="0"/>
                    <wp:lineTo x="0" y="20057"/>
                    <wp:lineTo x="21573" y="20057"/>
                    <wp:lineTo x="21573" y="0"/>
                    <wp:lineTo x="0" y="0"/>
                  </wp:wrapPolygon>
                </wp:wrapTight>
                <wp:docPr id="663177912" name="Szövegdoboz 1"/>
                <wp:cNvGraphicFramePr/>
                <a:graphic xmlns:a="http://schemas.openxmlformats.org/drawingml/2006/main">
                  <a:graphicData uri="http://schemas.microsoft.com/office/word/2010/wordprocessingShape">
                    <wps:wsp>
                      <wps:cNvSpPr txBox="1"/>
                      <wps:spPr>
                        <a:xfrm>
                          <a:off x="0" y="0"/>
                          <a:ext cx="5493385" cy="635"/>
                        </a:xfrm>
                        <a:prstGeom prst="rect">
                          <a:avLst/>
                        </a:prstGeom>
                        <a:noFill/>
                        <a:ln>
                          <a:noFill/>
                        </a:ln>
                      </wps:spPr>
                      <wps:txbx>
                        <w:txbxContent>
                          <w:p w14:paraId="314DE331" w14:textId="6C335FE5" w:rsidR="00762AAE" w:rsidRPr="006E6195" w:rsidRDefault="006D33DF" w:rsidP="00762AAE">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50" w:name="_Toc228831377"/>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1</w:t>
                            </w:r>
                            <w:r>
                              <w:rPr>
                                <w:bdr w:val="none" w:sz="0" w:space="0" w:color="auto" w:frame="1"/>
                              </w:rPr>
                              <w:fldChar w:fldCharType="end"/>
                            </w:r>
                            <w:r w:rsidR="00762AAE">
                              <w:t>. ábra Pályaoldalról képernyőkép</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40FBB4" id="_x0000_t202" coordsize="21600,21600" o:spt="202" path="m,l,21600r21600,l21600,xe">
                <v:stroke joinstyle="miter"/>
                <v:path gradientshapeok="t" o:connecttype="rect"/>
              </v:shapetype>
              <v:shape id="Szövegdoboz 1" o:spid="_x0000_s1026" type="#_x0000_t202" style="position:absolute;margin-left:9.4pt;margin-top:638.65pt;width:432.55pt;height:.05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" filled="f" stroked="f">
                <v:textbox style="mso-fit-shape-to-text:t" inset="0,0,0,0">
                  <w:txbxContent>
                    <w:p w14:paraId="314DE331" w14:textId="6C335FE5" w:rsidR="00762AAE" w:rsidRPr="006E6195" w:rsidRDefault="006D33DF" w:rsidP="00762AAE">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51" w:name="_Toc228831377"/>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1</w:t>
                      </w:r>
                      <w:r>
                        <w:rPr>
                          <w:bdr w:val="none" w:sz="0" w:space="0" w:color="auto" w:frame="1"/>
                        </w:rPr>
                        <w:fldChar w:fldCharType="end"/>
                      </w:r>
                      <w:r w:rsidR="00762AAE">
                        <w:t>. ábra Pályaoldalról képernyőkép</w:t>
                      </w:r>
                      <w:bookmarkEnd w:id="51"/>
                    </w:p>
                  </w:txbxContent>
                </v:textbox>
                <w10:wrap type="tight"/>
              </v:shape>
            </w:pict>
          </mc:Fallback>
        </mc:AlternateContent>
      </w:r>
      <w:r w:rsidR="00A6379A" w:rsidRPr="00A6379A">
        <w:rPr>
          <w:bdr w:val="none" w:sz="0" w:space="0" w:color="auto" w:frame="1"/>
        </w:rPr>
        <w:drawing>
          <wp:anchor distT="0" distB="0" distL="114300" distR="114300" simplePos="0" relativeHeight="251604480" behindDoc="1" locked="0" layoutInCell="1" allowOverlap="1" wp14:anchorId="1B32C20F" wp14:editId="3B6D1E86">
            <wp:simplePos x="0" y="0"/>
            <wp:positionH relativeFrom="column">
              <wp:posOffset>119380</wp:posOffset>
            </wp:positionH>
            <wp:positionV relativeFrom="paragraph">
              <wp:posOffset>5348605</wp:posOffset>
            </wp:positionV>
            <wp:extent cx="5493385" cy="2705100"/>
            <wp:effectExtent l="0" t="0" r="0" b="0"/>
            <wp:wrapTight wrapText="bothSides">
              <wp:wrapPolygon edited="0">
                <wp:start x="0" y="0"/>
                <wp:lineTo x="0" y="21448"/>
                <wp:lineTo x="21498" y="21448"/>
                <wp:lineTo x="21498" y="0"/>
                <wp:lineTo x="0" y="0"/>
              </wp:wrapPolygon>
            </wp:wrapTight>
            <wp:docPr id="18039570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708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3385" cy="27051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2912" behindDoc="1" locked="0" layoutInCell="1" allowOverlap="1" wp14:anchorId="676BA330" wp14:editId="63A6EFE5">
                <wp:simplePos x="0" y="0"/>
                <wp:positionH relativeFrom="column">
                  <wp:posOffset>119380</wp:posOffset>
                </wp:positionH>
                <wp:positionV relativeFrom="paragraph">
                  <wp:posOffset>5195570</wp:posOffset>
                </wp:positionV>
                <wp:extent cx="5518150" cy="635"/>
                <wp:effectExtent l="0" t="0" r="6350" b="0"/>
                <wp:wrapTight wrapText="bothSides">
                  <wp:wrapPolygon edited="0">
                    <wp:start x="0" y="0"/>
                    <wp:lineTo x="0" y="20057"/>
                    <wp:lineTo x="21550" y="20057"/>
                    <wp:lineTo x="21550" y="0"/>
                    <wp:lineTo x="0" y="0"/>
                  </wp:wrapPolygon>
                </wp:wrapTight>
                <wp:docPr id="1068002517" name="Szövegdoboz 1"/>
                <wp:cNvGraphicFramePr/>
                <a:graphic xmlns:a="http://schemas.openxmlformats.org/drawingml/2006/main">
                  <a:graphicData uri="http://schemas.microsoft.com/office/word/2010/wordprocessingShape">
                    <wps:wsp>
                      <wps:cNvSpPr txBox="1"/>
                      <wps:spPr>
                        <a:xfrm>
                          <a:off x="0" y="0"/>
                          <a:ext cx="5518150" cy="635"/>
                        </a:xfrm>
                        <a:prstGeom prst="rect">
                          <a:avLst/>
                        </a:prstGeom>
                        <a:noFill/>
                        <a:ln>
                          <a:noFill/>
                        </a:ln>
                      </wps:spPr>
                      <wps:txbx>
                        <w:txbxContent>
                          <w:p w14:paraId="246EBD8F" w14:textId="4400A15A" w:rsidR="00762AAE" w:rsidRPr="001E470A" w:rsidRDefault="006D33DF" w:rsidP="00762AAE">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52" w:name="_Toc228831378"/>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2</w:t>
                            </w:r>
                            <w:r>
                              <w:rPr>
                                <w:bdr w:val="none" w:sz="0" w:space="0" w:color="auto" w:frame="1"/>
                              </w:rPr>
                              <w:fldChar w:fldCharType="end"/>
                            </w:r>
                            <w:r w:rsidR="00762AAE">
                              <w:t xml:space="preserve">. ábra </w:t>
                            </w:r>
                            <w:r w:rsidR="00762AAE" w:rsidRPr="002C7D71">
                              <w:t>Játékválasztó oldalról képernyőkép</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BA330" id="_x0000_s1027" type="#_x0000_t202" style="position:absolute;margin-left:9.4pt;margin-top:409.1pt;width:434.5pt;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" filled="f" stroked="f">
                <v:textbox style="mso-fit-shape-to-text:t" inset="0,0,0,0">
                  <w:txbxContent>
                    <w:p w14:paraId="246EBD8F" w14:textId="4400A15A" w:rsidR="00762AAE" w:rsidRPr="001E470A" w:rsidRDefault="006D33DF" w:rsidP="00762AAE">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53" w:name="_Toc228831378"/>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2</w:t>
                      </w:r>
                      <w:r>
                        <w:rPr>
                          <w:bdr w:val="none" w:sz="0" w:space="0" w:color="auto" w:frame="1"/>
                        </w:rPr>
                        <w:fldChar w:fldCharType="end"/>
                      </w:r>
                      <w:r w:rsidR="00762AAE">
                        <w:t xml:space="preserve">. ábra </w:t>
                      </w:r>
                      <w:r w:rsidR="00762AAE" w:rsidRPr="002C7D71">
                        <w:t>Játékválasztó oldalról képernyőkép</w:t>
                      </w:r>
                      <w:bookmarkEnd w:id="53"/>
                    </w:p>
                  </w:txbxContent>
                </v:textbox>
                <w10:wrap type="tight"/>
              </v:shape>
            </w:pict>
          </mc:Fallback>
        </mc:AlternateContent>
      </w:r>
      <w:r w:rsidR="00A6379A" w:rsidRPr="004C7131">
        <w:rPr>
          <w:bdr w:val="none" w:sz="0" w:space="0" w:color="auto" w:frame="1"/>
        </w:rPr>
        <w:drawing>
          <wp:anchor distT="0" distB="0" distL="114300" distR="114300" simplePos="0" relativeHeight="251598336" behindDoc="1" locked="0" layoutInCell="1" allowOverlap="1" wp14:anchorId="1CA76D62" wp14:editId="7FE98CB5">
            <wp:simplePos x="0" y="0"/>
            <wp:positionH relativeFrom="column">
              <wp:posOffset>119380</wp:posOffset>
            </wp:positionH>
            <wp:positionV relativeFrom="paragraph">
              <wp:posOffset>2967355</wp:posOffset>
            </wp:positionV>
            <wp:extent cx="5518150" cy="2171065"/>
            <wp:effectExtent l="0" t="0" r="6350" b="635"/>
            <wp:wrapTight wrapText="bothSides">
              <wp:wrapPolygon edited="0">
                <wp:start x="0" y="0"/>
                <wp:lineTo x="0" y="21417"/>
                <wp:lineTo x="21550" y="21417"/>
                <wp:lineTo x="21550" y="0"/>
                <wp:lineTo x="0" y="0"/>
              </wp:wrapPolygon>
            </wp:wrapTight>
            <wp:docPr id="60720215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0215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8150" cy="21710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16768" behindDoc="1" locked="0" layoutInCell="1" allowOverlap="1" wp14:anchorId="324FD9F3" wp14:editId="1FB5D0E0">
                <wp:simplePos x="0" y="0"/>
                <wp:positionH relativeFrom="column">
                  <wp:posOffset>119380</wp:posOffset>
                </wp:positionH>
                <wp:positionV relativeFrom="paragraph">
                  <wp:posOffset>2802890</wp:posOffset>
                </wp:positionV>
                <wp:extent cx="5514975" cy="635"/>
                <wp:effectExtent l="0" t="0" r="9525" b="0"/>
                <wp:wrapTight wrapText="bothSides">
                  <wp:wrapPolygon edited="0">
                    <wp:start x="0" y="0"/>
                    <wp:lineTo x="0" y="20057"/>
                    <wp:lineTo x="21563" y="20057"/>
                    <wp:lineTo x="21563" y="0"/>
                    <wp:lineTo x="0" y="0"/>
                  </wp:wrapPolygon>
                </wp:wrapTight>
                <wp:docPr id="378041322" name="Szövegdoboz 1"/>
                <wp:cNvGraphicFramePr/>
                <a:graphic xmlns:a="http://schemas.openxmlformats.org/drawingml/2006/main">
                  <a:graphicData uri="http://schemas.microsoft.com/office/word/2010/wordprocessingShape">
                    <wps:wsp>
                      <wps:cNvSpPr txBox="1"/>
                      <wps:spPr>
                        <a:xfrm>
                          <a:off x="0" y="0"/>
                          <a:ext cx="5514975" cy="635"/>
                        </a:xfrm>
                        <a:prstGeom prst="rect">
                          <a:avLst/>
                        </a:prstGeom>
                        <a:noFill/>
                        <a:ln>
                          <a:noFill/>
                        </a:ln>
                      </wps:spPr>
                      <wps:txbx>
                        <w:txbxContent>
                          <w:p w14:paraId="3626E617" w14:textId="2CBA757B" w:rsidR="00762AAE" w:rsidRPr="007D3621" w:rsidRDefault="006D33DF" w:rsidP="00762AAE">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54" w:name="_Toc228831379"/>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3</w:t>
                            </w:r>
                            <w:r>
                              <w:rPr>
                                <w:bdr w:val="none" w:sz="0" w:space="0" w:color="auto" w:frame="1"/>
                              </w:rPr>
                              <w:fldChar w:fldCharType="end"/>
                            </w:r>
                            <w:r w:rsidR="00762AAE">
                              <w:t xml:space="preserve">. ábra </w:t>
                            </w:r>
                            <w:r w:rsidR="00762AAE" w:rsidRPr="00282C90">
                              <w:t>Főoldalról képernyőkép</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FD9F3" id="_x0000_s1028" type="#_x0000_t202" style="position:absolute;margin-left:9.4pt;margin-top:220.7pt;width:434.25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" filled="f" stroked="f">
                <v:textbox style="mso-fit-shape-to-text:t" inset="0,0,0,0">
                  <w:txbxContent>
                    <w:p w14:paraId="3626E617" w14:textId="2CBA757B" w:rsidR="00762AAE" w:rsidRPr="007D3621" w:rsidRDefault="006D33DF" w:rsidP="00762AAE">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55" w:name="_Toc228831379"/>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3</w:t>
                      </w:r>
                      <w:r>
                        <w:rPr>
                          <w:bdr w:val="none" w:sz="0" w:space="0" w:color="auto" w:frame="1"/>
                        </w:rPr>
                        <w:fldChar w:fldCharType="end"/>
                      </w:r>
                      <w:r w:rsidR="00762AAE">
                        <w:t xml:space="preserve">. ábra </w:t>
                      </w:r>
                      <w:r w:rsidR="00762AAE" w:rsidRPr="00282C90">
                        <w:t>Főoldalról képernyőkép</w:t>
                      </w:r>
                      <w:bookmarkEnd w:id="55"/>
                    </w:p>
                  </w:txbxContent>
                </v:textbox>
                <w10:wrap type="tight"/>
              </v:shape>
            </w:pict>
          </mc:Fallback>
        </mc:AlternateContent>
      </w:r>
      <w:del w:id="56" w:author="Microsoft Word" w:date="2026-05-04T22:26:00Z" w16du:dateUtc="2026-05-04T20:26:00Z">
        <w:r w:rsidR="00A6379A">
          <w:rPr>
            <w:noProof/>
          </w:rPr>
          <mc:AlternateContent>
            <mc:Choice Requires="wps">
              <w:drawing>
                <wp:anchor distT="0" distB="0" distL="114300" distR="114300" simplePos="0" relativeHeight="251610624" behindDoc="1" locked="0" layoutInCell="1" allowOverlap="1" wp14:anchorId="480D9492" wp14:editId="1752EED8">
                  <wp:simplePos x="0" y="0"/>
                  <wp:positionH relativeFrom="column">
                    <wp:posOffset>119380</wp:posOffset>
                  </wp:positionH>
                  <wp:positionV relativeFrom="paragraph">
                    <wp:posOffset>5195570</wp:posOffset>
                  </wp:positionV>
                  <wp:extent cx="5518150" cy="635"/>
                  <wp:effectExtent l="0" t="0" r="6350" b="0"/>
                  <wp:wrapTight wrapText="bothSides">
                    <wp:wrapPolygon edited="0">
                      <wp:start x="0" y="0"/>
                      <wp:lineTo x="0" y="20057"/>
                      <wp:lineTo x="21550" y="20057"/>
                      <wp:lineTo x="21550" y="0"/>
                      <wp:lineTo x="0" y="0"/>
                    </wp:wrapPolygon>
                  </wp:wrapTight>
                  <wp:docPr id="87269065" name="Szövegdoboz 1"/>
                  <wp:cNvGraphicFramePr/>
                  <a:graphic xmlns:a="http://schemas.openxmlformats.org/drawingml/2006/main">
                    <a:graphicData uri="http://schemas.microsoft.com/office/word/2010/wordprocessingShape">
                      <wps:wsp>
                        <wps:cNvSpPr txBox="1"/>
                        <wps:spPr>
                          <a:xfrm>
                            <a:off x="0" y="0"/>
                            <a:ext cx="5518150" cy="635"/>
                          </a:xfrm>
                          <a:prstGeom prst="rect">
                            <a:avLst/>
                          </a:prstGeom>
                          <a:noFill/>
                          <a:ln>
                            <a:noFill/>
                          </a:ln>
                        </wps:spPr>
                        <wps:txbx>
                          <w:txbxContent>
                            <w:p w14:paraId="6E188A6D" w14:textId="2167F06E" w:rsidR="0096209D" w:rsidRPr="00E63CE0" w:rsidRDefault="0096209D" w:rsidP="0096209D">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r w:rsidR="00DA6CD7">
                                <w:rPr>
                                  <w:noProof/>
                                  <w:bdr w:val="none" w:sz="0" w:space="0" w:color="auto" w:frame="1"/>
                                </w:rPr>
                                <w:t>2.6</w:t>
                              </w:r>
                              <w:r>
                                <w:rPr>
                                  <w:bdr w:val="none" w:sz="0" w:space="0" w:color="auto" w:frame="1"/>
                                </w:rPr>
                                <w:fldChar w:fldCharType="end"/>
                              </w:r>
                              <w:r>
                                <w:rPr>
                                  <w:bdr w:val="none" w:sz="0" w:space="0" w:color="auto" w:frame="1"/>
                                </w:rPr>
                                <w:noBreakHyphen/>
                              </w:r>
                              <w:r w:rsidR="00A6379A">
                                <w:rPr>
                                  <w:bdr w:val="none" w:sz="0" w:space="0" w:color="auto" w:frame="1"/>
                                </w:rPr>
                                <w:t>2</w:t>
                              </w:r>
                              <w:r>
                                <w:t>. ábra Játékválasztó oldalról képernyőkép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0D9492" id="_x0000_s1029" type="#_x0000_t202" style="position:absolute;margin-left:9.4pt;margin-top:409.1pt;width:434.5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" filled="f" stroked="f">
                  <v:textbox style="mso-fit-shape-to-text:t" inset="0,0,0,0">
                    <w:txbxContent>
                      <w:p w14:paraId="6E188A6D" w14:textId="2167F06E" w:rsidR="0096209D" w:rsidRPr="00E63CE0" w:rsidRDefault="0096209D" w:rsidP="0096209D">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r w:rsidR="00DA6CD7">
                          <w:rPr>
                            <w:noProof/>
                            <w:bdr w:val="none" w:sz="0" w:space="0" w:color="auto" w:frame="1"/>
                          </w:rPr>
                          <w:t>2.6</w:t>
                        </w:r>
                        <w:r>
                          <w:rPr>
                            <w:bdr w:val="none" w:sz="0" w:space="0" w:color="auto" w:frame="1"/>
                          </w:rPr>
                          <w:fldChar w:fldCharType="end"/>
                        </w:r>
                        <w:r>
                          <w:rPr>
                            <w:bdr w:val="none" w:sz="0" w:space="0" w:color="auto" w:frame="1"/>
                          </w:rPr>
                          <w:noBreakHyphen/>
                        </w:r>
                        <w:r w:rsidR="00A6379A">
                          <w:rPr>
                            <w:bdr w:val="none" w:sz="0" w:space="0" w:color="auto" w:frame="1"/>
                          </w:rPr>
                          <w:t>2</w:t>
                        </w:r>
                        <w:r>
                          <w:t>. ábra Játékválasztó oldalról képernyőkép</w:t>
                        </w:r>
                      </w:p>
                    </w:txbxContent>
                  </v:textbox>
                  <w10:wrap type="tight"/>
                </v:shape>
              </w:pict>
            </mc:Fallback>
          </mc:AlternateContent>
        </w:r>
      </w:del>
      <w:r w:rsidR="00C84FB7" w:rsidRPr="00C84FB7">
        <w:rPr>
          <w:bdr w:val="none" w:sz="0" w:space="0" w:color="auto" w:frame="1"/>
        </w:rPr>
        <w:drawing>
          <wp:anchor distT="0" distB="0" distL="114300" distR="114300" simplePos="0" relativeHeight="251592192" behindDoc="1" locked="0" layoutInCell="1" allowOverlap="1" wp14:anchorId="3695B9E3" wp14:editId="5ED35D56">
            <wp:simplePos x="0" y="0"/>
            <wp:positionH relativeFrom="column">
              <wp:posOffset>119380</wp:posOffset>
            </wp:positionH>
            <wp:positionV relativeFrom="paragraph">
              <wp:posOffset>0</wp:posOffset>
            </wp:positionV>
            <wp:extent cx="5514975" cy="2745740"/>
            <wp:effectExtent l="0" t="0" r="9525" b="0"/>
            <wp:wrapTight wrapText="bothSides">
              <wp:wrapPolygon edited="0">
                <wp:start x="0" y="0"/>
                <wp:lineTo x="0" y="21430"/>
                <wp:lineTo x="21563" y="21430"/>
                <wp:lineTo x="21563" y="0"/>
                <wp:lineTo x="0" y="0"/>
              </wp:wrapPolygon>
            </wp:wrapTight>
            <wp:docPr id="205611078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1078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4975" cy="2745740"/>
                    </a:xfrm>
                    <a:prstGeom prst="rect">
                      <a:avLst/>
                    </a:prstGeom>
                  </pic:spPr>
                </pic:pic>
              </a:graphicData>
            </a:graphic>
            <wp14:sizeRelH relativeFrom="margin">
              <wp14:pctWidth>0</wp14:pctWidth>
            </wp14:sizeRelH>
            <wp14:sizeRelV relativeFrom="margin">
              <wp14:pctHeight>0</wp14:pctHeight>
            </wp14:sizeRelV>
          </wp:anchor>
        </w:drawing>
      </w:r>
      <w:r w:rsidR="00C84FB7">
        <w:rPr>
          <w:bdr w:val="none" w:sz="0" w:space="0" w:color="auto" w:frame="1"/>
        </w:rPr>
        <w:br w:type="page"/>
      </w:r>
    </w:p>
    <w:p w14:paraId="2AF0C03F" w14:textId="45EF4761" w:rsidR="00634867" w:rsidRDefault="0090191B">
      <w:pPr>
        <w:rPr>
          <w:rFonts w:ascii="Times New Roman" w:eastAsiaTheme="majorEastAsia" w:hAnsi="Times New Roman" w:cstheme="majorBidi"/>
          <w:sz w:val="36"/>
          <w:szCs w:val="26"/>
          <w:highlight w:val="lightGray"/>
          <w:bdr w:val="none" w:sz="0" w:space="0" w:color="auto" w:frame="1"/>
        </w:rPr>
      </w:pPr>
      <w:r>
        <w:rPr>
          <w:noProof/>
        </w:rPr>
        <w:lastRenderedPageBreak/>
        <mc:AlternateContent>
          <mc:Choice Requires="wps">
            <w:drawing>
              <wp:anchor distT="0" distB="0" distL="114300" distR="114300" simplePos="0" relativeHeight="251665920" behindDoc="1" locked="0" layoutInCell="1" allowOverlap="1" wp14:anchorId="69630CFC" wp14:editId="4C087603">
                <wp:simplePos x="0" y="0"/>
                <wp:positionH relativeFrom="column">
                  <wp:posOffset>328930</wp:posOffset>
                </wp:positionH>
                <wp:positionV relativeFrom="paragraph">
                  <wp:posOffset>8501380</wp:posOffset>
                </wp:positionV>
                <wp:extent cx="5348605" cy="635"/>
                <wp:effectExtent l="0" t="0" r="4445" b="0"/>
                <wp:wrapTight wrapText="bothSides">
                  <wp:wrapPolygon edited="0">
                    <wp:start x="0" y="0"/>
                    <wp:lineTo x="0" y="20057"/>
                    <wp:lineTo x="21541" y="20057"/>
                    <wp:lineTo x="21541" y="0"/>
                    <wp:lineTo x="0" y="0"/>
                  </wp:wrapPolygon>
                </wp:wrapTight>
                <wp:docPr id="506596899" name="Szövegdoboz 1"/>
                <wp:cNvGraphicFramePr/>
                <a:graphic xmlns:a="http://schemas.openxmlformats.org/drawingml/2006/main">
                  <a:graphicData uri="http://schemas.microsoft.com/office/word/2010/wordprocessingShape">
                    <wps:wsp>
                      <wps:cNvSpPr txBox="1"/>
                      <wps:spPr>
                        <a:xfrm>
                          <a:off x="0" y="0"/>
                          <a:ext cx="5348605" cy="635"/>
                        </a:xfrm>
                        <a:prstGeom prst="rect">
                          <a:avLst/>
                        </a:prstGeom>
                        <a:noFill/>
                        <a:ln>
                          <a:noFill/>
                        </a:ln>
                      </wps:spPr>
                      <wps:txbx>
                        <w:txbxContent>
                          <w:p w14:paraId="074E26AA" w14:textId="50A1C380" w:rsidR="0090191B" w:rsidRPr="00C61E05" w:rsidRDefault="006D33DF" w:rsidP="0090191B">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57" w:name="_Toc228831380"/>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4</w:t>
                            </w:r>
                            <w:r>
                              <w:rPr>
                                <w:bdr w:val="none" w:sz="0" w:space="0" w:color="auto" w:frame="1"/>
                              </w:rPr>
                              <w:fldChar w:fldCharType="end"/>
                            </w:r>
                            <w:r w:rsidR="0090191B">
                              <w:t>. ábra Admin felületről képernyőkép</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30CFC" id="_x0000_s1030" type="#_x0000_t202" style="position:absolute;margin-left:25.9pt;margin-top:669.4pt;width:421.15pt;height:.0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" filled="f" stroked="f">
                <v:textbox style="mso-fit-shape-to-text:t" inset="0,0,0,0">
                  <w:txbxContent>
                    <w:p w14:paraId="074E26AA" w14:textId="50A1C380" w:rsidR="0090191B" w:rsidRPr="00C61E05" w:rsidRDefault="006D33DF" w:rsidP="0090191B">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58" w:name="_Toc228831380"/>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4</w:t>
                      </w:r>
                      <w:r>
                        <w:rPr>
                          <w:bdr w:val="none" w:sz="0" w:space="0" w:color="auto" w:frame="1"/>
                        </w:rPr>
                        <w:fldChar w:fldCharType="end"/>
                      </w:r>
                      <w:r w:rsidR="0090191B">
                        <w:t>. ábra Admin felületről képernyőkép</w:t>
                      </w:r>
                      <w:bookmarkEnd w:id="58"/>
                    </w:p>
                  </w:txbxContent>
                </v:textbox>
                <w10:wrap type="tight"/>
              </v:shape>
            </w:pict>
          </mc:Fallback>
        </mc:AlternateContent>
      </w:r>
      <w:r w:rsidRPr="0090191B">
        <w:rPr>
          <w:bdr w:val="none" w:sz="0" w:space="0" w:color="auto" w:frame="1"/>
        </w:rPr>
        <w:drawing>
          <wp:anchor distT="0" distB="0" distL="114300" distR="114300" simplePos="0" relativeHeight="251659776" behindDoc="1" locked="0" layoutInCell="1" allowOverlap="1" wp14:anchorId="73891432" wp14:editId="01D72C18">
            <wp:simplePos x="0" y="0"/>
            <wp:positionH relativeFrom="column">
              <wp:posOffset>328930</wp:posOffset>
            </wp:positionH>
            <wp:positionV relativeFrom="paragraph">
              <wp:posOffset>5786755</wp:posOffset>
            </wp:positionV>
            <wp:extent cx="5348605" cy="2657475"/>
            <wp:effectExtent l="0" t="0" r="4445" b="9525"/>
            <wp:wrapTight wrapText="bothSides">
              <wp:wrapPolygon edited="0">
                <wp:start x="0" y="0"/>
                <wp:lineTo x="0" y="21523"/>
                <wp:lineTo x="21541" y="21523"/>
                <wp:lineTo x="21541" y="0"/>
                <wp:lineTo x="0" y="0"/>
              </wp:wrapPolygon>
            </wp:wrapTight>
            <wp:docPr id="140672142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2142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8605" cy="26574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1344" behindDoc="1" locked="0" layoutInCell="1" allowOverlap="1" wp14:anchorId="2D9B4FA9" wp14:editId="748312C2">
                <wp:simplePos x="0" y="0"/>
                <wp:positionH relativeFrom="column">
                  <wp:posOffset>214630</wp:posOffset>
                </wp:positionH>
                <wp:positionV relativeFrom="paragraph">
                  <wp:posOffset>5519420</wp:posOffset>
                </wp:positionV>
                <wp:extent cx="5760720" cy="635"/>
                <wp:effectExtent l="0" t="0" r="11430" b="0"/>
                <wp:wrapTight wrapText="bothSides">
                  <wp:wrapPolygon edited="0">
                    <wp:start x="0" y="0"/>
                    <wp:lineTo x="0" y="20057"/>
                    <wp:lineTo x="21571" y="20057"/>
                    <wp:lineTo x="21571" y="0"/>
                    <wp:lineTo x="0" y="0"/>
                  </wp:wrapPolygon>
                </wp:wrapTight>
                <wp:docPr id="1992078811"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noFill/>
                        <a:ln>
                          <a:noFill/>
                        </a:ln>
                      </wps:spPr>
                      <wps:txbx>
                        <w:txbxContent>
                          <w:p w14:paraId="35C19316" w14:textId="5F2FC432" w:rsidR="00264022" w:rsidRPr="00ED6199" w:rsidRDefault="006D33DF" w:rsidP="00264022">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59" w:name="_Toc228831381"/>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5</w:t>
                            </w:r>
                            <w:r>
                              <w:rPr>
                                <w:bdr w:val="none" w:sz="0" w:space="0" w:color="auto" w:frame="1"/>
                              </w:rPr>
                              <w:fldChar w:fldCharType="end"/>
                            </w:r>
                            <w:r w:rsidR="00264022">
                              <w:t>. ábra Játékoldalról képernyőkép</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9B4FA9" id="_x0000_s1031" type="#_x0000_t202" style="position:absolute;margin-left:16.9pt;margin-top:434.6pt;width:453.6pt;height:.0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" filled="f" stroked="f">
                <v:textbox style="mso-fit-shape-to-text:t" inset="0,0,0,0">
                  <w:txbxContent>
                    <w:p w14:paraId="35C19316" w14:textId="5F2FC432" w:rsidR="00264022" w:rsidRPr="00ED6199" w:rsidRDefault="006D33DF" w:rsidP="00264022">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60" w:name="_Toc228831381"/>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5</w:t>
                      </w:r>
                      <w:r>
                        <w:rPr>
                          <w:bdr w:val="none" w:sz="0" w:space="0" w:color="auto" w:frame="1"/>
                        </w:rPr>
                        <w:fldChar w:fldCharType="end"/>
                      </w:r>
                      <w:r w:rsidR="00264022">
                        <w:t>. ábra Játékoldalról képernyőkép</w:t>
                      </w:r>
                      <w:bookmarkEnd w:id="60"/>
                    </w:p>
                  </w:txbxContent>
                </v:textbox>
                <w10:wrap type="tight"/>
              </v:shape>
            </w:pict>
          </mc:Fallback>
        </mc:AlternateContent>
      </w:r>
      <w:r w:rsidRPr="00264022">
        <w:rPr>
          <w:bdr w:val="none" w:sz="0" w:space="0" w:color="auto" w:frame="1"/>
        </w:rPr>
        <w:drawing>
          <wp:anchor distT="0" distB="0" distL="114300" distR="114300" simplePos="0" relativeHeight="251647488" behindDoc="1" locked="0" layoutInCell="1" allowOverlap="1" wp14:anchorId="20C091DB" wp14:editId="758170F4">
            <wp:simplePos x="0" y="0"/>
            <wp:positionH relativeFrom="column">
              <wp:posOffset>331470</wp:posOffset>
            </wp:positionH>
            <wp:positionV relativeFrom="paragraph">
              <wp:posOffset>2786380</wp:posOffset>
            </wp:positionV>
            <wp:extent cx="5307330" cy="2619375"/>
            <wp:effectExtent l="0" t="0" r="7620" b="9525"/>
            <wp:wrapTight wrapText="bothSides">
              <wp:wrapPolygon edited="0">
                <wp:start x="0" y="0"/>
                <wp:lineTo x="0" y="21521"/>
                <wp:lineTo x="21553" y="21521"/>
                <wp:lineTo x="21553" y="0"/>
                <wp:lineTo x="0" y="0"/>
              </wp:wrapPolygon>
            </wp:wrapTight>
            <wp:docPr id="1177708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084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07330" cy="26193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35200" behindDoc="1" locked="0" layoutInCell="1" allowOverlap="1" wp14:anchorId="444453D9" wp14:editId="5712FD18">
                <wp:simplePos x="0" y="0"/>
                <wp:positionH relativeFrom="column">
                  <wp:posOffset>119380</wp:posOffset>
                </wp:positionH>
                <wp:positionV relativeFrom="paragraph">
                  <wp:posOffset>2638425</wp:posOffset>
                </wp:positionV>
                <wp:extent cx="5760720" cy="635"/>
                <wp:effectExtent l="0" t="0" r="11430" b="0"/>
                <wp:wrapTight wrapText="bothSides">
                  <wp:wrapPolygon edited="0">
                    <wp:start x="0" y="0"/>
                    <wp:lineTo x="0" y="20057"/>
                    <wp:lineTo x="21571" y="20057"/>
                    <wp:lineTo x="21571" y="0"/>
                    <wp:lineTo x="0" y="0"/>
                  </wp:wrapPolygon>
                </wp:wrapTight>
                <wp:docPr id="1616624845"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noFill/>
                        <a:ln>
                          <a:noFill/>
                        </a:ln>
                      </wps:spPr>
                      <wps:txbx>
                        <w:txbxContent>
                          <w:p w14:paraId="710CB281" w14:textId="6F8CD3DE" w:rsidR="00231677" w:rsidRPr="00553D48" w:rsidRDefault="006D33DF" w:rsidP="00231677">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61" w:name="_Toc228831382"/>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6</w:t>
                            </w:r>
                            <w:r>
                              <w:rPr>
                                <w:bdr w:val="none" w:sz="0" w:space="0" w:color="auto" w:frame="1"/>
                              </w:rPr>
                              <w:fldChar w:fldCharType="end"/>
                            </w:r>
                            <w:r w:rsidR="00231677">
                              <w:t>. ábra Pályakészítő oldalról képernyőkép</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453D9" id="_x0000_s1032" type="#_x0000_t202" style="position:absolute;margin-left:9.4pt;margin-top:207.75pt;width:453.6pt;height:.0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" filled="f" stroked="f">
                <v:textbox style="mso-fit-shape-to-text:t" inset="0,0,0,0">
                  <w:txbxContent>
                    <w:p w14:paraId="710CB281" w14:textId="6F8CD3DE" w:rsidR="00231677" w:rsidRPr="00553D48" w:rsidRDefault="006D33DF" w:rsidP="00231677">
                      <w:pPr>
                        <w:pStyle w:val="Kpalrs"/>
                        <w:jc w:val="center"/>
                        <w:rPr>
                          <w:sz w:val="22"/>
                          <w:szCs w:val="22"/>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62" w:name="_Toc228831382"/>
                      <w:r w:rsidR="00DA6CD7">
                        <w:rPr>
                          <w:noProof/>
                          <w:bdr w:val="none" w:sz="0" w:space="0" w:color="auto" w:frame="1"/>
                        </w:rPr>
                        <w:t>2.6</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6</w:t>
                      </w:r>
                      <w:r>
                        <w:rPr>
                          <w:bdr w:val="none" w:sz="0" w:space="0" w:color="auto" w:frame="1"/>
                        </w:rPr>
                        <w:fldChar w:fldCharType="end"/>
                      </w:r>
                      <w:r w:rsidR="00231677">
                        <w:t>. ábra Pályakészítő oldalról képernyőkép</w:t>
                      </w:r>
                      <w:bookmarkEnd w:id="62"/>
                    </w:p>
                  </w:txbxContent>
                </v:textbox>
                <w10:wrap type="tight"/>
              </v:shape>
            </w:pict>
          </mc:Fallback>
        </mc:AlternateContent>
      </w:r>
      <w:r w:rsidRPr="00634867">
        <w:rPr>
          <w:bdr w:val="none" w:sz="0" w:space="0" w:color="auto" w:frame="1"/>
        </w:rPr>
        <w:drawing>
          <wp:anchor distT="0" distB="0" distL="114300" distR="114300" simplePos="0" relativeHeight="251653632" behindDoc="1" locked="0" layoutInCell="1" allowOverlap="1" wp14:anchorId="325ABE9F" wp14:editId="2FE168E2">
            <wp:simplePos x="0" y="0"/>
            <wp:positionH relativeFrom="column">
              <wp:posOffset>318135</wp:posOffset>
            </wp:positionH>
            <wp:positionV relativeFrom="paragraph">
              <wp:posOffset>0</wp:posOffset>
            </wp:positionV>
            <wp:extent cx="5318125" cy="2619375"/>
            <wp:effectExtent l="0" t="0" r="0" b="9525"/>
            <wp:wrapTight wrapText="bothSides">
              <wp:wrapPolygon edited="0">
                <wp:start x="0" y="0"/>
                <wp:lineTo x="0" y="21521"/>
                <wp:lineTo x="21510" y="21521"/>
                <wp:lineTo x="21510" y="0"/>
                <wp:lineTo x="0" y="0"/>
              </wp:wrapPolygon>
            </wp:wrapTight>
            <wp:docPr id="704042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2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18125" cy="2619375"/>
                    </a:xfrm>
                    <a:prstGeom prst="rect">
                      <a:avLst/>
                    </a:prstGeom>
                  </pic:spPr>
                </pic:pic>
              </a:graphicData>
            </a:graphic>
            <wp14:sizeRelH relativeFrom="margin">
              <wp14:pctWidth>0</wp14:pctWidth>
            </wp14:sizeRelH>
            <wp14:sizeRelV relativeFrom="margin">
              <wp14:pctHeight>0</wp14:pctHeight>
            </wp14:sizeRelV>
          </wp:anchor>
        </w:drawing>
      </w:r>
      <w:r w:rsidR="00634867">
        <w:rPr>
          <w:highlight w:val="lightGray"/>
          <w:bdr w:val="none" w:sz="0" w:space="0" w:color="auto" w:frame="1"/>
        </w:rPr>
        <w:br w:type="page"/>
      </w:r>
    </w:p>
    <w:p w14:paraId="1CDB7378" w14:textId="58D5D583" w:rsidR="00FC777D" w:rsidRDefault="00634867" w:rsidP="00634867">
      <w:pPr>
        <w:pStyle w:val="Cmsor2"/>
        <w:ind w:left="0" w:firstLine="0"/>
        <w:jc w:val="both"/>
        <w:rPr>
          <w:bdr w:val="none" w:sz="0" w:space="0" w:color="auto" w:frame="1"/>
        </w:rPr>
      </w:pPr>
      <w:r w:rsidRPr="00634867">
        <w:rPr>
          <w:bdr w:val="none" w:sz="0" w:space="0" w:color="auto" w:frame="1"/>
        </w:rPr>
        <w:lastRenderedPageBreak/>
        <w:t xml:space="preserve"> </w:t>
      </w:r>
      <w:bookmarkStart w:id="63" w:name="_Toc228831336"/>
      <w:r w:rsidR="00C308AC">
        <w:rPr>
          <w:bdr w:val="none" w:sz="0" w:space="0" w:color="auto" w:frame="1"/>
        </w:rPr>
        <w:t>WebAssembly Engine</w:t>
      </w:r>
      <w:bookmarkEnd w:id="63"/>
    </w:p>
    <w:p w14:paraId="734C4B71" w14:textId="77777777" w:rsidR="00B71067" w:rsidRDefault="00B71067" w:rsidP="00B71067">
      <w:pPr>
        <w:spacing w:after="120" w:line="360" w:lineRule="auto"/>
        <w:jc w:val="both"/>
      </w:pPr>
      <w:r>
        <w:rPr>
          <w:rFonts w:ascii="Times New Roman" w:eastAsia="Times New Roman" w:hAnsi="Times New Roman" w:cs="Times New Roman"/>
          <w:sz w:val="24"/>
          <w:szCs w:val="24"/>
        </w:rPr>
        <w:t>A Lokea egyik legegyedibb komponense a saját fejlesztésű 360 fokos panorámakép-renderelő motor, amely C++ nyelven készült és WebAssembly-re fordítva fut a böngészőben.</w:t>
      </w:r>
    </w:p>
    <w:p w14:paraId="5864658B" w14:textId="77049730" w:rsidR="00C308AC" w:rsidRDefault="00B71067" w:rsidP="00B71067">
      <w:pPr>
        <w:pStyle w:val="Cmsor3"/>
      </w:pPr>
      <w:bookmarkStart w:id="64" w:name="_Toc228831337"/>
      <w:r>
        <w:t xml:space="preserve">Az </w:t>
      </w:r>
      <w:r w:rsidR="00687840">
        <w:t>Engine felépítése</w:t>
      </w:r>
      <w:bookmarkEnd w:id="64"/>
    </w:p>
    <w:p w14:paraId="59BE825C" w14:textId="73183361" w:rsidR="005E453F" w:rsidRDefault="005E453F" w:rsidP="005E453F">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motor az </w:t>
      </w:r>
      <w:r>
        <w:rPr>
          <w:rFonts w:ascii="Times New Roman" w:eastAsia="Times New Roman" w:hAnsi="Times New Roman" w:cs="Times New Roman"/>
          <w:b/>
          <w:bCs/>
          <w:sz w:val="24"/>
          <w:szCs w:val="24"/>
        </w:rPr>
        <w:t>engine/</w:t>
      </w:r>
      <w:r>
        <w:rPr>
          <w:rFonts w:ascii="Times New Roman" w:eastAsia="Times New Roman" w:hAnsi="Times New Roman" w:cs="Times New Roman"/>
          <w:sz w:val="24"/>
          <w:szCs w:val="24"/>
        </w:rPr>
        <w:t xml:space="preserve"> könyvtárban található. A fordítás az Emscripten SDK-val és CMake-kel történik. Az engine közvetlenül a böngésző WebGL API-ját használja a 3D-s rendereléshez: egy gömbfelületre vetíti az equirektanguláris panorámaképet, majd a felhasználó egérrel vagy érintéssel forgathatja a nézőpontot. A rendereléshez GLSL shadereket (vertex és fragment shader) használ.</w:t>
      </w:r>
    </w:p>
    <w:p w14:paraId="52AF533D" w14:textId="3684ABE3" w:rsidR="00C02C2C" w:rsidRDefault="00E3162D" w:rsidP="00E3162D">
      <w:pPr>
        <w:pStyle w:val="Cmsor3"/>
      </w:pPr>
      <w:bookmarkStart w:id="65" w:name="_Toc228831338"/>
      <w:r>
        <w:t>A motor feladatai</w:t>
      </w:r>
      <w:bookmarkEnd w:id="65"/>
    </w:p>
    <w:p w14:paraId="50F62DE2" w14:textId="77777777" w:rsidR="00576E5D" w:rsidRDefault="00576E5D" w:rsidP="00576E5D">
      <w:pPr>
        <w:pStyle w:val="Listaszerbekezds"/>
        <w:numPr>
          <w:ilvl w:val="0"/>
          <w:numId w:val="8"/>
        </w:numPr>
        <w:spacing w:after="60" w:line="360" w:lineRule="auto"/>
      </w:pPr>
      <w:r>
        <w:rPr>
          <w:b/>
          <w:bCs/>
        </w:rPr>
        <w:t>Panorámakép megjelenítése</w:t>
      </w:r>
      <w:r>
        <w:t>: Az equirektanguláris kép gömbvetítése és valós idejű forgatása.</w:t>
      </w:r>
    </w:p>
    <w:p w14:paraId="0F4B0A80" w14:textId="77777777" w:rsidR="00576E5D" w:rsidRDefault="00576E5D" w:rsidP="00576E5D">
      <w:pPr>
        <w:pStyle w:val="Listaszerbekezds"/>
        <w:numPr>
          <w:ilvl w:val="0"/>
          <w:numId w:val="8"/>
        </w:numPr>
        <w:spacing w:after="60" w:line="360" w:lineRule="auto"/>
      </w:pPr>
      <w:r>
        <w:rPr>
          <w:b/>
          <w:bCs/>
        </w:rPr>
        <w:t>Térkép renderelése</w:t>
      </w:r>
      <w:r>
        <w:t>: A 2D-s térképkép megjelenítése és interaktív kezelése (görgetés, nagyítás).</w:t>
      </w:r>
    </w:p>
    <w:p w14:paraId="4CDE8A58" w14:textId="77777777" w:rsidR="00576E5D" w:rsidRDefault="00576E5D" w:rsidP="00576E5D">
      <w:pPr>
        <w:pStyle w:val="Listaszerbekezds"/>
        <w:numPr>
          <w:ilvl w:val="0"/>
          <w:numId w:val="8"/>
        </w:numPr>
        <w:spacing w:after="60" w:line="360" w:lineRule="auto"/>
      </w:pPr>
      <w:r>
        <w:rPr>
          <w:b/>
          <w:bCs/>
        </w:rPr>
        <w:t>Navigációs nyilak megjelenítése</w:t>
      </w:r>
      <w:r>
        <w:t>: A pontok közötti kapcsolatok vizuális jelölése a panorámanézetben.</w:t>
      </w:r>
    </w:p>
    <w:p w14:paraId="04CA2372" w14:textId="55DA530E" w:rsidR="005E453F" w:rsidRPr="005E453F" w:rsidRDefault="00576E5D" w:rsidP="005E453F">
      <w:pPr>
        <w:pStyle w:val="Listaszerbekezds"/>
        <w:numPr>
          <w:ilvl w:val="0"/>
          <w:numId w:val="8"/>
        </w:numPr>
        <w:spacing w:after="60" w:line="360" w:lineRule="auto"/>
      </w:pPr>
      <w:r>
        <w:rPr>
          <w:b/>
          <w:bCs/>
        </w:rPr>
        <w:t>Teljesítmény</w:t>
      </w:r>
      <w:r>
        <w:t>: A C++/WASM kombináció közel natív sebességet biztosít, ami különösen nagy felbontású képek esetén fontos.</w:t>
      </w:r>
    </w:p>
    <w:p w14:paraId="5560584B" w14:textId="77777777" w:rsidR="000F565A" w:rsidRDefault="000F565A" w:rsidP="00A90D71">
      <w:pPr>
        <w:pStyle w:val="Cmsor2"/>
        <w:jc w:val="both"/>
        <w:rPr>
          <w:bdr w:val="none" w:sz="0" w:space="0" w:color="auto" w:frame="1"/>
        </w:rPr>
      </w:pPr>
      <w:bookmarkStart w:id="66" w:name="_Toc228831339"/>
      <w:r w:rsidRPr="00B07D5C">
        <w:rPr>
          <w:bdr w:val="none" w:sz="0" w:space="0" w:color="auto" w:frame="1"/>
        </w:rPr>
        <w:t>A program tipikus algoritmusai</w:t>
      </w:r>
      <w:bookmarkEnd w:id="66"/>
    </w:p>
    <w:p w14:paraId="6C280A5D" w14:textId="77777777" w:rsidR="000F565A" w:rsidRPr="00B07D5C" w:rsidRDefault="000F565A" w:rsidP="00A90D71">
      <w:pPr>
        <w:pStyle w:val="Cmsor3"/>
        <w:ind w:left="709"/>
        <w:jc w:val="both"/>
      </w:pPr>
      <w:bookmarkStart w:id="67" w:name="_Toc228831340"/>
      <w:r>
        <w:t>P</w:t>
      </w:r>
      <w:r w:rsidRPr="00E92E4D">
        <w:t>anorámaképek gömbszegmens-alapú renderelése</w:t>
      </w:r>
      <w:bookmarkEnd w:id="67"/>
    </w:p>
    <w:p w14:paraId="572278CF" w14:textId="77777777" w:rsidR="000F565A" w:rsidRDefault="00691DC2" w:rsidP="00A90D71">
      <w:pPr>
        <w:pStyle w:val="messagelistitem5126c"/>
        <w:spacing w:before="0" w:beforeAutospacing="0" w:after="0" w:afterAutospacing="0" w:line="360" w:lineRule="auto"/>
        <w:jc w:val="both"/>
        <w:textAlignment w:val="baseline"/>
        <w:rPr>
          <w:bdr w:val="none" w:sz="0" w:space="0" w:color="auto" w:frame="1"/>
        </w:rPr>
      </w:pPr>
      <w:r w:rsidRPr="00691DC2">
        <w:rPr>
          <w:bdr w:val="none" w:sz="0" w:space="0" w:color="auto" w:frame="1"/>
        </w:rPr>
        <w:t>A C++/WebAssembly alapú motor egyik legkomplexebb algoritmusa a 360 fokos panorámaképek (equirectangular textúrák) megjelenítéséért felelős gömbfelület generálása. A böngészős WebGL környezet hardveres korlát</w:t>
      </w:r>
      <w:r w:rsidR="00104B85">
        <w:rPr>
          <w:bdr w:val="none" w:sz="0" w:space="0" w:color="auto" w:frame="1"/>
        </w:rPr>
        <w:t>j</w:t>
      </w:r>
      <w:r w:rsidRPr="00691DC2">
        <w:rPr>
          <w:bdr w:val="none" w:sz="0" w:space="0" w:color="auto" w:frame="1"/>
        </w:rPr>
        <w:t>ai miatt a motor nem egyetlen egybefüggő gömböt renderel, hanem a felületet kisebb, önálló textúratartományokkal rendelkező gömbszegmensekre bontja.</w:t>
      </w:r>
    </w:p>
    <w:p w14:paraId="6081941C" w14:textId="77777777" w:rsidR="00E54660" w:rsidRDefault="00E54660" w:rsidP="00A90D71">
      <w:pPr>
        <w:pStyle w:val="Cmsor4"/>
        <w:jc w:val="both"/>
        <w:rPr>
          <w:bdr w:val="none" w:sz="0" w:space="0" w:color="auto" w:frame="1"/>
        </w:rPr>
      </w:pPr>
      <w:r w:rsidRPr="00E54660">
        <w:rPr>
          <w:bdr w:val="none" w:sz="0" w:space="0" w:color="auto" w:frame="1"/>
        </w:rPr>
        <w:t>Dinamikus csempézés és textúrakezelés</w:t>
      </w:r>
    </w:p>
    <w:p w14:paraId="661BDA20" w14:textId="77777777" w:rsidR="00E54660" w:rsidRDefault="002D22C3" w:rsidP="00A90D71">
      <w:pPr>
        <w:pStyle w:val="messagelistitem5126c"/>
        <w:spacing w:before="0" w:beforeAutospacing="0" w:after="0" w:afterAutospacing="0" w:line="360" w:lineRule="auto"/>
        <w:jc w:val="both"/>
        <w:textAlignment w:val="baseline"/>
        <w:rPr>
          <w:bdr w:val="none" w:sz="0" w:space="0" w:color="auto" w:frame="1"/>
        </w:rPr>
      </w:pPr>
      <w:r w:rsidRPr="002D22C3">
        <w:rPr>
          <w:bdr w:val="none" w:sz="0" w:space="0" w:color="auto" w:frame="1"/>
        </w:rPr>
        <w:t xml:space="preserve">Amikor a kliens betölt egy panorámaképet, az algoritmus első lépésként lekérdezi a </w:t>
      </w:r>
      <w:r>
        <w:rPr>
          <w:bdr w:val="none" w:sz="0" w:space="0" w:color="auto" w:frame="1"/>
        </w:rPr>
        <w:t>videó</w:t>
      </w:r>
      <w:r w:rsidRPr="002D22C3">
        <w:rPr>
          <w:bdr w:val="none" w:sz="0" w:space="0" w:color="auto" w:frame="1"/>
        </w:rPr>
        <w:t>kártya (</w:t>
      </w:r>
      <w:r w:rsidRPr="00EF4770">
        <w:rPr>
          <w:b/>
          <w:bdr w:val="none" w:sz="0" w:space="0" w:color="auto" w:frame="1"/>
        </w:rPr>
        <w:t>GPU</w:t>
      </w:r>
      <w:r w:rsidRPr="002D22C3">
        <w:rPr>
          <w:bdr w:val="none" w:sz="0" w:space="0" w:color="auto" w:frame="1"/>
        </w:rPr>
        <w:t>) által támogatott maximális textúraméretet (</w:t>
      </w:r>
      <w:r w:rsidRPr="00CE0560">
        <w:rPr>
          <w:b/>
          <w:bdr w:val="none" w:sz="0" w:space="0" w:color="auto" w:frame="1"/>
        </w:rPr>
        <w:t>GL_MAX_TEXTURE_SIZE</w:t>
      </w:r>
      <w:r w:rsidRPr="002D22C3">
        <w:rPr>
          <w:bdr w:val="none" w:sz="0" w:space="0" w:color="auto" w:frame="1"/>
        </w:rPr>
        <w:t xml:space="preserve">). Amennyiben a forráskép felbontása meghaladja ezt a hardveres korlátot, a rendszer automatikusan felbontja a textúrát egy 2x2-es vagy 4x4-es rácshálónak megfelelő csempékre. </w:t>
      </w:r>
      <w:r w:rsidRPr="002D22C3">
        <w:rPr>
          <w:bdr w:val="none" w:sz="0" w:space="0" w:color="auto" w:frame="1"/>
        </w:rPr>
        <w:lastRenderedPageBreak/>
        <w:t>Ennek a döntésnek megfelelően a geometriai generátor is pontosan annyi különálló, de térben tökéletesen illeszkedő gömbszegmenst állít elő, ahány csempére a képet bontani kellett. Ez a megközelítés garantálja, hogy az alkalmazás a régebbi vagy alacsonyabb memóriával rendelkező eszközökön is képes legyen a nagy felbontású terek megjelenítésére.</w:t>
      </w:r>
    </w:p>
    <w:p w14:paraId="558BE34D" w14:textId="77777777" w:rsidR="006F6EFC" w:rsidRDefault="006F6EFC" w:rsidP="00A90D71">
      <w:pPr>
        <w:pStyle w:val="Cmsor4"/>
        <w:jc w:val="both"/>
        <w:rPr>
          <w:bdr w:val="none" w:sz="0" w:space="0" w:color="auto" w:frame="1"/>
        </w:rPr>
      </w:pPr>
      <w:r w:rsidRPr="006F6EFC">
        <w:rPr>
          <w:bdr w:val="none" w:sz="0" w:space="0" w:color="auto" w:frame="1"/>
        </w:rPr>
        <w:t>Matematikai modell és koordináta-transzformáció</w:t>
      </w:r>
    </w:p>
    <w:p w14:paraId="729BED77" w14:textId="77777777" w:rsidR="00622D43" w:rsidRDefault="002B2BE5" w:rsidP="00A90D71">
      <w:pPr>
        <w:pStyle w:val="messagelistitem5126c"/>
        <w:spacing w:before="0" w:beforeAutospacing="0" w:after="0" w:afterAutospacing="0" w:line="360" w:lineRule="auto"/>
        <w:jc w:val="both"/>
        <w:textAlignment w:val="baseline"/>
        <w:rPr>
          <w:bdr w:val="none" w:sz="0" w:space="0" w:color="auto" w:frame="1"/>
        </w:rPr>
      </w:pPr>
      <w:r w:rsidRPr="009611E0">
        <w:rPr>
          <w:bdr w:val="none" w:sz="0" w:space="0" w:color="auto" w:frame="1"/>
        </w:rPr>
        <w:t>Egy adott szegmens előállítása során az algoritmus a gömb felületét egy vertikális (szélességi) és egy horizontális (hosszúsági) rácshálóra osztja fel. A felület pontjainak kiszámítása egy kétdimenziós iteráció során történik:</w:t>
      </w:r>
    </w:p>
    <w:p w14:paraId="62F1EF08" w14:textId="77777777" w:rsidR="00A7499C" w:rsidRDefault="00A7499C" w:rsidP="00A90D71">
      <w:pPr>
        <w:pStyle w:val="messagelistitem5126c"/>
        <w:numPr>
          <w:ilvl w:val="0"/>
          <w:numId w:val="4"/>
        </w:numPr>
        <w:spacing w:before="0" w:beforeAutospacing="0" w:after="0" w:afterAutospacing="0" w:line="360" w:lineRule="auto"/>
        <w:jc w:val="both"/>
        <w:textAlignment w:val="baseline"/>
        <w:rPr>
          <w:bdr w:val="none" w:sz="0" w:space="0" w:color="auto" w:frame="1"/>
        </w:rPr>
      </w:pPr>
      <w:r>
        <w:rPr>
          <w:b/>
          <w:bCs/>
        </w:rPr>
        <w:t>Vertikális iteráció (Szélességi fokok):</w:t>
      </w:r>
      <w:r>
        <w:t xml:space="preserve"> </w:t>
      </w:r>
      <w:r w:rsidRPr="00B17D11">
        <w:rPr>
          <w:bdr w:val="none" w:sz="0" w:space="0" w:color="auto" w:frame="1"/>
        </w:rPr>
        <w:t xml:space="preserve">Az algoritmus a gömbön való függőleges előrehaladást egy </w:t>
      </w:r>
      <w:r w:rsidRPr="00EF4770">
        <w:rPr>
          <w:b/>
          <w:bdr w:val="none" w:sz="0" w:space="0" w:color="auto" w:frame="1"/>
        </w:rPr>
        <w:t>V</w:t>
      </w:r>
      <w:r w:rsidRPr="00B17D11">
        <w:rPr>
          <w:bdr w:val="none" w:sz="0" w:space="0" w:color="auto" w:frame="1"/>
        </w:rPr>
        <w:t xml:space="preserve"> (vertikális) textúrakoordinátára képezi le. Ebből a normalizált értékből határozza meg a polárszöget, amely a [0, π] intervallumba esik (ahol a 0 az északi pólust, a π/2 az egyenlítőt, a π pedig a déli pólust jelképezi).</w:t>
      </w:r>
    </w:p>
    <w:p w14:paraId="766BE909" w14:textId="77777777" w:rsidR="008E184D" w:rsidRDefault="008E184D" w:rsidP="00A90D71">
      <w:pPr>
        <w:pStyle w:val="messagelistitem5126c"/>
        <w:numPr>
          <w:ilvl w:val="0"/>
          <w:numId w:val="4"/>
        </w:numPr>
        <w:spacing w:before="0" w:beforeAutospacing="0" w:after="0" w:afterAutospacing="0" w:line="360" w:lineRule="auto"/>
        <w:jc w:val="both"/>
        <w:textAlignment w:val="baseline"/>
        <w:rPr>
          <w:bdr w:val="none" w:sz="0" w:space="0" w:color="auto" w:frame="1"/>
        </w:rPr>
      </w:pPr>
      <w:r w:rsidRPr="008E184D">
        <w:rPr>
          <w:b/>
          <w:bdr w:val="none" w:sz="0" w:space="0" w:color="auto" w:frame="1"/>
        </w:rPr>
        <w:t>Horizontális iteráció (Hosszúsági fokok):</w:t>
      </w:r>
      <w:r w:rsidR="00EA4678" w:rsidRPr="00EA4678">
        <w:t xml:space="preserve"> </w:t>
      </w:r>
      <w:r w:rsidR="00EA4678" w:rsidRPr="00EA4678">
        <w:rPr>
          <w:bdr w:val="none" w:sz="0" w:space="0" w:color="auto" w:frame="1"/>
        </w:rPr>
        <w:t xml:space="preserve">A vízszintes lépések során az algoritmus meghatározza az </w:t>
      </w:r>
      <w:r w:rsidR="00EA4678" w:rsidRPr="00EF4770">
        <w:rPr>
          <w:b/>
          <w:bdr w:val="none" w:sz="0" w:space="0" w:color="auto" w:frame="1"/>
        </w:rPr>
        <w:t>U</w:t>
      </w:r>
      <w:r w:rsidR="00EA4678" w:rsidRPr="00EA4678">
        <w:rPr>
          <w:bdr w:val="none" w:sz="0" w:space="0" w:color="auto" w:frame="1"/>
        </w:rPr>
        <w:t xml:space="preserve"> (horizontális) textúrakoordinátát. Ezt felhasználva számítja ki az azimutszöget a [0, 2π] intervallumon, amely az </w:t>
      </w:r>
      <w:r w:rsidR="00EA4678" w:rsidRPr="00EF4770">
        <w:rPr>
          <w:b/>
          <w:bdr w:val="none" w:sz="0" w:space="0" w:color="auto" w:frame="1"/>
        </w:rPr>
        <w:t>Y</w:t>
      </w:r>
      <w:r w:rsidR="00EA4678" w:rsidRPr="00EA4678">
        <w:rPr>
          <w:bdr w:val="none" w:sz="0" w:space="0" w:color="auto" w:frame="1"/>
        </w:rPr>
        <w:t>-tengely körüli teljes 360 fokos fordulatot írja le.</w:t>
      </w:r>
    </w:p>
    <w:p w14:paraId="24D7E406" w14:textId="77777777" w:rsidR="00BB32D9" w:rsidRDefault="00BB32D9" w:rsidP="00A90D71">
      <w:pPr>
        <w:pStyle w:val="messagelistitem5126c"/>
        <w:spacing w:before="0" w:beforeAutospacing="0" w:after="0" w:afterAutospacing="0" w:line="360" w:lineRule="auto"/>
        <w:jc w:val="both"/>
        <w:textAlignment w:val="baseline"/>
        <w:rPr>
          <w:bdr w:val="none" w:sz="0" w:space="0" w:color="auto" w:frame="1"/>
        </w:rPr>
      </w:pPr>
      <w:r w:rsidRPr="004262B3">
        <w:rPr>
          <w:bdr w:val="none" w:sz="0" w:space="0" w:color="auto" w:frame="1"/>
        </w:rPr>
        <w:t xml:space="preserve">Ezekből a </w:t>
      </w:r>
      <w:r w:rsidR="0023290D">
        <w:rPr>
          <w:bdr w:val="none" w:sz="0" w:space="0" w:color="auto" w:frame="1"/>
        </w:rPr>
        <w:t>gömbi</w:t>
      </w:r>
      <w:r w:rsidRPr="004262B3">
        <w:rPr>
          <w:bdr w:val="none" w:sz="0" w:space="0" w:color="auto" w:frame="1"/>
        </w:rPr>
        <w:t xml:space="preserve"> koordinátákból (polárszög, azimutszög és az előre definiált gömbsugár) a rendszer trigonometriai transzformációk segítségével kiszámítja a térbeli, derékszögű (</w:t>
      </w:r>
      <w:r w:rsidR="003D278B">
        <w:rPr>
          <w:bdr w:val="none" w:sz="0" w:space="0" w:color="auto" w:frame="1"/>
        </w:rPr>
        <w:t>D</w:t>
      </w:r>
      <w:r w:rsidR="0012750D" w:rsidRPr="0012750D">
        <w:rPr>
          <w:bdr w:val="none" w:sz="0" w:space="0" w:color="auto" w:frame="1"/>
        </w:rPr>
        <w:t>escartes-koordináta-rendszerbe</w:t>
      </w:r>
      <w:r w:rsidR="0044590F">
        <w:rPr>
          <w:bdr w:val="none" w:sz="0" w:space="0" w:color="auto" w:frame="1"/>
        </w:rPr>
        <w:t>li</w:t>
      </w:r>
      <w:r w:rsidRPr="004262B3">
        <w:rPr>
          <w:bdr w:val="none" w:sz="0" w:space="0" w:color="auto" w:frame="1"/>
        </w:rPr>
        <w:t xml:space="preserve">) </w:t>
      </w:r>
      <w:r w:rsidRPr="00EF4770">
        <w:rPr>
          <w:b/>
          <w:bdr w:val="none" w:sz="0" w:space="0" w:color="auto" w:frame="1"/>
        </w:rPr>
        <w:t>X</w:t>
      </w:r>
      <w:r w:rsidRPr="004262B3">
        <w:rPr>
          <w:bdr w:val="none" w:sz="0" w:space="0" w:color="auto" w:frame="1"/>
        </w:rPr>
        <w:t xml:space="preserve">, </w:t>
      </w:r>
      <w:r w:rsidRPr="00EF4770">
        <w:rPr>
          <w:b/>
          <w:bdr w:val="none" w:sz="0" w:space="0" w:color="auto" w:frame="1"/>
        </w:rPr>
        <w:t>Y</w:t>
      </w:r>
      <w:r w:rsidRPr="004262B3">
        <w:rPr>
          <w:bdr w:val="none" w:sz="0" w:space="0" w:color="auto" w:frame="1"/>
        </w:rPr>
        <w:t xml:space="preserve"> és </w:t>
      </w:r>
      <w:r w:rsidRPr="00EF4770">
        <w:rPr>
          <w:b/>
          <w:bdr w:val="none" w:sz="0" w:space="0" w:color="auto" w:frame="1"/>
        </w:rPr>
        <w:t>Z</w:t>
      </w:r>
      <w:r w:rsidRPr="004262B3">
        <w:rPr>
          <w:bdr w:val="none" w:sz="0" w:space="0" w:color="auto" w:frame="1"/>
        </w:rPr>
        <w:t xml:space="preserve"> koordinátákat.</w:t>
      </w:r>
    </w:p>
    <w:p w14:paraId="0953876F" w14:textId="77777777" w:rsidR="000668A9" w:rsidRDefault="000668A9" w:rsidP="00A90D71">
      <w:pPr>
        <w:pStyle w:val="Cmsor4"/>
        <w:jc w:val="both"/>
        <w:rPr>
          <w:bdr w:val="none" w:sz="0" w:space="0" w:color="auto" w:frame="1"/>
        </w:rPr>
      </w:pPr>
      <w:r w:rsidRPr="000668A9">
        <w:rPr>
          <w:bdr w:val="none" w:sz="0" w:space="0" w:color="auto" w:frame="1"/>
        </w:rPr>
        <w:t xml:space="preserve">A </w:t>
      </w:r>
      <w:r w:rsidR="007C04FA" w:rsidRPr="007C04FA">
        <w:rPr>
          <w:bdr w:val="none" w:sz="0" w:space="0" w:color="auto" w:frame="1"/>
        </w:rPr>
        <w:t>poligonháló</w:t>
      </w:r>
      <w:r w:rsidR="00B0592E">
        <w:rPr>
          <w:bdr w:val="none" w:sz="0" w:space="0" w:color="auto" w:frame="1"/>
        </w:rPr>
        <w:t xml:space="preserve"> </w:t>
      </w:r>
      <w:r w:rsidRPr="000668A9">
        <w:rPr>
          <w:bdr w:val="none" w:sz="0" w:space="0" w:color="auto" w:frame="1"/>
        </w:rPr>
        <w:t>felépítése</w:t>
      </w:r>
    </w:p>
    <w:p w14:paraId="647F6B37" w14:textId="77777777" w:rsidR="00AA330C" w:rsidRPr="00AA330C" w:rsidRDefault="00AA330C" w:rsidP="00A90D71">
      <w:pPr>
        <w:pStyle w:val="messagelistitem5126c"/>
        <w:spacing w:before="0" w:beforeAutospacing="0" w:after="0" w:afterAutospacing="0" w:line="360" w:lineRule="auto"/>
        <w:jc w:val="both"/>
        <w:textAlignment w:val="baseline"/>
        <w:rPr>
          <w:bdr w:val="none" w:sz="0" w:space="0" w:color="auto" w:frame="1"/>
        </w:rPr>
      </w:pPr>
      <w:r w:rsidRPr="00AA330C">
        <w:rPr>
          <w:bdr w:val="none" w:sz="0" w:space="0" w:color="auto" w:frame="1"/>
        </w:rPr>
        <w:t xml:space="preserve">A kiszámított térbeli pontokból az algoritmus létrehozza a csúcspontok (vertexek) tömbjét, ahol minden egyes térbeli koordinátához szorosan hozzárendeli a korábban kiszámított </w:t>
      </w:r>
      <w:r w:rsidRPr="00EF4770">
        <w:rPr>
          <w:b/>
          <w:bdr w:val="none" w:sz="0" w:space="0" w:color="auto" w:frame="1"/>
        </w:rPr>
        <w:t>U</w:t>
      </w:r>
      <w:r w:rsidRPr="00AA330C">
        <w:rPr>
          <w:bdr w:val="none" w:sz="0" w:space="0" w:color="auto" w:frame="1"/>
        </w:rPr>
        <w:t xml:space="preserve"> és </w:t>
      </w:r>
      <w:r w:rsidRPr="00EF4770">
        <w:rPr>
          <w:b/>
          <w:bdr w:val="none" w:sz="0" w:space="0" w:color="auto" w:frame="1"/>
        </w:rPr>
        <w:t>V</w:t>
      </w:r>
      <w:r w:rsidRPr="00AA330C">
        <w:rPr>
          <w:bdr w:val="none" w:sz="0" w:space="0" w:color="auto" w:frame="1"/>
        </w:rPr>
        <w:t xml:space="preserve"> textúrakoordinátákat.</w:t>
      </w:r>
    </w:p>
    <w:p w14:paraId="0740F82C" w14:textId="77777777" w:rsidR="00AA330C" w:rsidRPr="00AA330C" w:rsidRDefault="00AA330C" w:rsidP="00A90D71">
      <w:pPr>
        <w:pStyle w:val="messagelistitem5126c"/>
        <w:spacing w:before="0" w:beforeAutospacing="0" w:after="0" w:afterAutospacing="0" w:line="360" w:lineRule="auto"/>
        <w:jc w:val="both"/>
        <w:textAlignment w:val="baseline"/>
        <w:rPr>
          <w:bdr w:val="none" w:sz="0" w:space="0" w:color="auto" w:frame="1"/>
        </w:rPr>
      </w:pPr>
      <w:r w:rsidRPr="00AA330C">
        <w:rPr>
          <w:bdr w:val="none" w:sz="0" w:space="0" w:color="auto" w:frame="1"/>
        </w:rPr>
        <w:t>A renderelhető 3D-s háló véglegesítéséhez a motornak meg kell határoznia a pontok közötti kapcsolatokat is. Ezt az indexpuffer felépítésével éri el: a rácsháló szomszédos csúcspontjait virtuális négyszögekké fogja össze, majd minden egyes négyszöget két szomszédos, GPU által értelmezhető háromszögre bont.</w:t>
      </w:r>
    </w:p>
    <w:p w14:paraId="29DDFB4E" w14:textId="6E08D1E6" w:rsidR="004E1CAE" w:rsidRPr="004C5AA5" w:rsidRDefault="00AA330C" w:rsidP="00A90D71">
      <w:pPr>
        <w:pStyle w:val="messagelistitem5126c"/>
        <w:spacing w:before="0" w:beforeAutospacing="0" w:after="0" w:afterAutospacing="0" w:line="360" w:lineRule="auto"/>
        <w:jc w:val="both"/>
        <w:textAlignment w:val="baseline"/>
        <w:rPr>
          <w:bdr w:val="none" w:sz="0" w:space="0" w:color="auto" w:frame="1"/>
        </w:rPr>
      </w:pPr>
      <w:r w:rsidRPr="00AA330C">
        <w:rPr>
          <w:bdr w:val="none" w:sz="0" w:space="0" w:color="auto" w:frame="1"/>
        </w:rPr>
        <w:t>Ez az optimalizált, szegmensekre bontott eljárás teszi lehetővé, hogy ugyanaz a geometriai logika újrahasznosítható legyen függetlenül attól, hogy a teljes gömböt, vagy csak annak egyetlen felbontott szeletét kell a memóriába tölteni.</w:t>
      </w:r>
      <w:r w:rsidR="009C17D1">
        <w:rPr>
          <w:bdr w:val="none" w:sz="0" w:space="0" w:color="auto" w:frame="1"/>
        </w:rPr>
        <w:br w:type="page"/>
      </w:r>
    </w:p>
    <w:p w14:paraId="4EA1E0EF" w14:textId="77777777" w:rsidR="00AF3BA1" w:rsidRPr="00637318" w:rsidRDefault="00AF3BA1" w:rsidP="00A90D71">
      <w:pPr>
        <w:pStyle w:val="Cmsor3"/>
        <w:ind w:left="709"/>
        <w:jc w:val="both"/>
        <w:rPr>
          <w:bdr w:val="none" w:sz="0" w:space="0" w:color="auto" w:frame="1"/>
        </w:rPr>
      </w:pPr>
      <w:bookmarkStart w:id="68" w:name="_Toc228795633"/>
      <w:bookmarkStart w:id="69" w:name="_Toc228831341"/>
      <w:r w:rsidRPr="00637318">
        <w:rPr>
          <w:bdr w:val="none" w:sz="0" w:space="0" w:color="auto" w:frame="1"/>
        </w:rPr>
        <w:lastRenderedPageBreak/>
        <w:t>Az oldal kétnyelvűsítése (Lokalizáció)</w:t>
      </w:r>
      <w:bookmarkEnd w:id="68"/>
      <w:bookmarkEnd w:id="69"/>
    </w:p>
    <w:p w14:paraId="2C0DFFCC" w14:textId="4BEE902F" w:rsidR="00AF3BA1" w:rsidRPr="00637318" w:rsidRDefault="009F3F58" w:rsidP="00A90D71">
      <w:pPr>
        <w:pStyle w:val="messagelistitem5126c"/>
        <w:spacing w:before="0" w:beforeAutospacing="0" w:after="0" w:afterAutospacing="0" w:line="360" w:lineRule="auto"/>
        <w:jc w:val="both"/>
        <w:textAlignment w:val="baseline"/>
        <w:rPr>
          <w:bdr w:val="none" w:sz="0" w:space="0" w:color="auto" w:frame="1"/>
        </w:rPr>
      </w:pPr>
      <w:r>
        <w:rPr>
          <w:noProof/>
        </w:rPr>
        <mc:AlternateContent>
          <mc:Choice Requires="wps">
            <w:drawing>
              <wp:anchor distT="0" distB="0" distL="114300" distR="114300" simplePos="0" relativeHeight="251586048" behindDoc="0" locked="0" layoutInCell="1" allowOverlap="1" wp14:anchorId="1A1E391D" wp14:editId="50C65F08">
                <wp:simplePos x="0" y="0"/>
                <wp:positionH relativeFrom="column">
                  <wp:posOffset>-10795</wp:posOffset>
                </wp:positionH>
                <wp:positionV relativeFrom="paragraph">
                  <wp:posOffset>3054985</wp:posOffset>
                </wp:positionV>
                <wp:extent cx="5754370" cy="635"/>
                <wp:effectExtent l="0" t="0" r="17780" b="0"/>
                <wp:wrapSquare wrapText="bothSides"/>
                <wp:docPr id="1" name="Szövegdoboz 1"/>
                <wp:cNvGraphicFramePr/>
                <a:graphic xmlns:a="http://schemas.openxmlformats.org/drawingml/2006/main">
                  <a:graphicData uri="http://schemas.microsoft.com/office/word/2010/wordprocessingShape">
                    <wps:wsp>
                      <wps:cNvSpPr txBox="1"/>
                      <wps:spPr>
                        <a:xfrm>
                          <a:off x="0" y="0"/>
                          <a:ext cx="5754370" cy="635"/>
                        </a:xfrm>
                        <a:prstGeom prst="rect">
                          <a:avLst/>
                        </a:prstGeom>
                        <a:noFill/>
                        <a:ln>
                          <a:noFill/>
                        </a:ln>
                      </wps:spPr>
                      <wps:txbx>
                        <w:txbxContent>
                          <w:p w14:paraId="74A3D350" w14:textId="56CBC7D9" w:rsidR="009F3F58" w:rsidRPr="00DD3243" w:rsidRDefault="006D33DF" w:rsidP="009F3F58">
                            <w:pPr>
                              <w:pStyle w:val="Kpalrs"/>
                              <w:jc w:val="center"/>
                              <w:rPr>
                                <w:rFonts w:ascii="Times New Roman" w:eastAsia="Times New Roman" w:hAnsi="Times New Roman" w:cs="Times New Roman"/>
                                <w:sz w:val="24"/>
                                <w:szCs w:val="24"/>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70" w:name="_Toc228831383"/>
                            <w:r w:rsidR="00DA6CD7">
                              <w:rPr>
                                <w:noProof/>
                                <w:bdr w:val="none" w:sz="0" w:space="0" w:color="auto" w:frame="1"/>
                              </w:rPr>
                              <w:t>2.8</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1</w:t>
                            </w:r>
                            <w:r>
                              <w:rPr>
                                <w:bdr w:val="none" w:sz="0" w:space="0" w:color="auto" w:frame="1"/>
                              </w:rPr>
                              <w:fldChar w:fldCharType="end"/>
                            </w:r>
                            <w:r w:rsidR="009F3F58">
                              <w:t>. ábra</w:t>
                            </w:r>
                            <w:r w:rsidR="00793EBE">
                              <w:t xml:space="preserve"> </w:t>
                            </w:r>
                            <w:r w:rsidR="009F3F58" w:rsidRPr="003D6A48">
                              <w:t>A szótárfájlok (JSON) szerkezete</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1E391D" id="_x0000_s1033" type="#_x0000_t202" style="position:absolute;left:0;text-align:left;margin-left:-.85pt;margin-top:240.55pt;width:453.1pt;height:.05pt;z-index:25158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" filled="f" stroked="f">
                <v:textbox style="mso-fit-shape-to-text:t" inset="0,0,0,0">
                  <w:txbxContent>
                    <w:p w14:paraId="74A3D350" w14:textId="56CBC7D9" w:rsidR="009F3F58" w:rsidRPr="00DD3243" w:rsidRDefault="006D33DF" w:rsidP="009F3F58">
                      <w:pPr>
                        <w:pStyle w:val="Kpalrs"/>
                        <w:jc w:val="center"/>
                        <w:rPr>
                          <w:rFonts w:ascii="Times New Roman" w:eastAsia="Times New Roman" w:hAnsi="Times New Roman" w:cs="Times New Roman"/>
                          <w:sz w:val="24"/>
                          <w:szCs w:val="24"/>
                          <w:bdr w:val="none" w:sz="0" w:space="0" w:color="auto" w:frame="1"/>
                        </w:rPr>
                      </w:pPr>
                      <w:r>
                        <w:rPr>
                          <w:bdr w:val="none" w:sz="0" w:space="0" w:color="auto" w:frame="1"/>
                        </w:rPr>
                        <w:fldChar w:fldCharType="begin"/>
                      </w:r>
                      <w:r>
                        <w:rPr>
                          <w:bdr w:val="none" w:sz="0" w:space="0" w:color="auto" w:frame="1"/>
                        </w:rPr>
                        <w:instrText xml:space="preserve"> STYLEREF 2 \s </w:instrText>
                      </w:r>
                      <w:r>
                        <w:rPr>
                          <w:bdr w:val="none" w:sz="0" w:space="0" w:color="auto" w:frame="1"/>
                        </w:rPr>
                        <w:fldChar w:fldCharType="separate"/>
                      </w:r>
                      <w:bookmarkStart w:id="71" w:name="_Toc228831383"/>
                      <w:r w:rsidR="00DA6CD7">
                        <w:rPr>
                          <w:noProof/>
                          <w:bdr w:val="none" w:sz="0" w:space="0" w:color="auto" w:frame="1"/>
                        </w:rPr>
                        <w:t>2.8</w:t>
                      </w:r>
                      <w:r>
                        <w:rPr>
                          <w:bdr w:val="none" w:sz="0" w:space="0" w:color="auto" w:frame="1"/>
                        </w:rPr>
                        <w:fldChar w:fldCharType="end"/>
                      </w:r>
                      <w:r>
                        <w:rPr>
                          <w:bdr w:val="none" w:sz="0" w:space="0" w:color="auto" w:frame="1"/>
                        </w:rPr>
                        <w:noBreakHyphen/>
                      </w:r>
                      <w:r>
                        <w:rPr>
                          <w:bdr w:val="none" w:sz="0" w:space="0" w:color="auto" w:frame="1"/>
                        </w:rPr>
                        <w:fldChar w:fldCharType="begin"/>
                      </w:r>
                      <w:r>
                        <w:rPr>
                          <w:bdr w:val="none" w:sz="0" w:space="0" w:color="auto" w:frame="1"/>
                        </w:rPr>
                        <w:instrText xml:space="preserve"> SEQ ábra \* ARABIC \s 2 </w:instrText>
                      </w:r>
                      <w:r>
                        <w:rPr>
                          <w:bdr w:val="none" w:sz="0" w:space="0" w:color="auto" w:frame="1"/>
                        </w:rPr>
                        <w:fldChar w:fldCharType="separate"/>
                      </w:r>
                      <w:r w:rsidR="00DA6CD7">
                        <w:rPr>
                          <w:noProof/>
                          <w:bdr w:val="none" w:sz="0" w:space="0" w:color="auto" w:frame="1"/>
                        </w:rPr>
                        <w:t>1</w:t>
                      </w:r>
                      <w:r>
                        <w:rPr>
                          <w:bdr w:val="none" w:sz="0" w:space="0" w:color="auto" w:frame="1"/>
                        </w:rPr>
                        <w:fldChar w:fldCharType="end"/>
                      </w:r>
                      <w:r w:rsidR="009F3F58">
                        <w:t>. ábra</w:t>
                      </w:r>
                      <w:r w:rsidR="00793EBE">
                        <w:t xml:space="preserve"> </w:t>
                      </w:r>
                      <w:r w:rsidR="009F3F58" w:rsidRPr="003D6A48">
                        <w:t>A szótárfájlok (JSON) szerkezete</w:t>
                      </w:r>
                      <w:bookmarkEnd w:id="71"/>
                    </w:p>
                  </w:txbxContent>
                </v:textbox>
                <w10:wrap type="square"/>
              </v:shape>
            </w:pict>
          </mc:Fallback>
        </mc:AlternateContent>
      </w:r>
      <w:r>
        <w:rPr>
          <w:noProof/>
          <w:bdr w:val="none" w:sz="0" w:space="0" w:color="auto" w:frame="1"/>
        </w:rPr>
        <w:drawing>
          <wp:anchor distT="0" distB="0" distL="114300" distR="114300" simplePos="0" relativeHeight="251579904" behindDoc="1" locked="0" layoutInCell="1" allowOverlap="1" wp14:anchorId="551F2C8A" wp14:editId="576D9736">
            <wp:simplePos x="0" y="0"/>
            <wp:positionH relativeFrom="margin">
              <wp:posOffset>-11370</wp:posOffset>
            </wp:positionH>
            <wp:positionV relativeFrom="paragraph">
              <wp:posOffset>1053297</wp:posOffset>
            </wp:positionV>
            <wp:extent cx="5754370" cy="1945005"/>
            <wp:effectExtent l="0" t="0" r="0" b="0"/>
            <wp:wrapSquare wrapText="bothSides"/>
            <wp:docPr id="47471745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4370" cy="1945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3BA1" w:rsidRPr="00637318">
        <w:rPr>
          <w:bdr w:val="none" w:sz="0" w:space="0" w:color="auto" w:frame="1"/>
        </w:rPr>
        <w:t>A Lokea alkalmazás globális elérhetőségéből és a felhasználói élmény</w:t>
      </w:r>
      <w:r w:rsidR="004C5AA5">
        <w:rPr>
          <w:bdr w:val="none" w:sz="0" w:space="0" w:color="auto" w:frame="1"/>
        </w:rPr>
        <w:t xml:space="preserve"> </w:t>
      </w:r>
      <w:r w:rsidR="00AF3BA1" w:rsidRPr="00637318">
        <w:rPr>
          <w:bdr w:val="none" w:sz="0" w:space="0" w:color="auto" w:frame="1"/>
        </w:rPr>
        <w:t>maximalizálásából adódóan a kliensoldali felület többnyelvű (jelenleg kétnyelvű)</w:t>
      </w:r>
      <w:r w:rsidR="004C5AA5">
        <w:rPr>
          <w:bdr w:val="none" w:sz="0" w:space="0" w:color="auto" w:frame="1"/>
        </w:rPr>
        <w:t xml:space="preserve"> </w:t>
      </w:r>
      <w:r w:rsidR="00AF3BA1" w:rsidRPr="00637318">
        <w:rPr>
          <w:bdr w:val="none" w:sz="0" w:space="0" w:color="auto" w:frame="1"/>
        </w:rPr>
        <w:t>támogatással rendelkezik. A lokalizáció (i18n) technikai megvalósítását az</w:t>
      </w:r>
      <w:r w:rsidR="004C5AA5">
        <w:rPr>
          <w:bdr w:val="none" w:sz="0" w:space="0" w:color="auto" w:frame="1"/>
        </w:rPr>
        <w:t xml:space="preserve"> </w:t>
      </w:r>
      <w:r w:rsidR="00AF3BA1" w:rsidRPr="00637318">
        <w:rPr>
          <w:bdr w:val="none" w:sz="0" w:space="0" w:color="auto" w:frame="1"/>
        </w:rPr>
        <w:t>adatbázis-szintű nyelvi preferenciák és a frontend rétegben integrált i18next könyvtár</w:t>
      </w:r>
      <w:r w:rsidR="004C5AA5">
        <w:rPr>
          <w:bdr w:val="none" w:sz="0" w:space="0" w:color="auto" w:frame="1"/>
        </w:rPr>
        <w:t xml:space="preserve"> </w:t>
      </w:r>
      <w:r w:rsidR="00AF3BA1" w:rsidRPr="00637318">
        <w:rPr>
          <w:bdr w:val="none" w:sz="0" w:space="0" w:color="auto" w:frame="1"/>
        </w:rPr>
        <w:t>együttesen biztosítják.</w:t>
      </w:r>
    </w:p>
    <w:p w14:paraId="301B0F53" w14:textId="3D5290CE" w:rsidR="00AF3BA1" w:rsidRPr="00637318" w:rsidRDefault="00AF3BA1" w:rsidP="00A90D71">
      <w:pPr>
        <w:pStyle w:val="Cmsor4"/>
        <w:jc w:val="both"/>
        <w:rPr>
          <w:bdr w:val="none" w:sz="0" w:space="0" w:color="auto" w:frame="1"/>
        </w:rPr>
      </w:pPr>
      <w:bookmarkStart w:id="72" w:name="_Toc228795634"/>
      <w:r w:rsidRPr="00637318">
        <w:rPr>
          <w:bdr w:val="none" w:sz="0" w:space="0" w:color="auto" w:frame="1"/>
        </w:rPr>
        <w:t>Adatbázis-oldali támogatás</w:t>
      </w:r>
      <w:bookmarkEnd w:id="72"/>
    </w:p>
    <w:p w14:paraId="0193C4F6" w14:textId="15AF4CDC" w:rsidR="00AF3BA1" w:rsidRPr="00637318" w:rsidRDefault="00AF3BA1" w:rsidP="00A90D71">
      <w:pPr>
        <w:pStyle w:val="messagelistitem5126c"/>
        <w:spacing w:before="0" w:beforeAutospacing="0" w:after="0" w:afterAutospacing="0" w:line="360" w:lineRule="auto"/>
        <w:jc w:val="both"/>
        <w:textAlignment w:val="baseline"/>
        <w:rPr>
          <w:bdr w:val="none" w:sz="0" w:space="0" w:color="auto" w:frame="1"/>
        </w:rPr>
      </w:pPr>
      <w:r w:rsidRPr="00637318">
        <w:rPr>
          <w:bdr w:val="none" w:sz="0" w:space="0" w:color="auto" w:frame="1"/>
        </w:rPr>
        <w:t>A perzisztens nyelvi beállítások kezelése rendszerszinten történik. A rendszer a</w:t>
      </w:r>
      <w:r w:rsidR="004C5AA5">
        <w:rPr>
          <w:bdr w:val="none" w:sz="0" w:space="0" w:color="auto" w:frame="1"/>
        </w:rPr>
        <w:t xml:space="preserve"> </w:t>
      </w:r>
      <w:r w:rsidRPr="00637318">
        <w:rPr>
          <w:bdr w:val="none" w:sz="0" w:space="0" w:color="auto" w:frame="1"/>
        </w:rPr>
        <w:t xml:space="preserve">felhasználó által preferált nyelvet a </w:t>
      </w:r>
      <w:r w:rsidRPr="00637318">
        <w:rPr>
          <w:i/>
          <w:iCs/>
          <w:bdr w:val="none" w:sz="0" w:space="0" w:color="auto" w:frame="1"/>
        </w:rPr>
        <w:t>users</w:t>
      </w:r>
      <w:r w:rsidRPr="00637318">
        <w:rPr>
          <w:bdr w:val="none" w:sz="0" w:space="0" w:color="auto" w:frame="1"/>
        </w:rPr>
        <w:t xml:space="preserve"> táblában, egy dedikált </w:t>
      </w:r>
      <w:r w:rsidRPr="00637318">
        <w:rPr>
          <w:i/>
          <w:iCs/>
          <w:bdr w:val="none" w:sz="0" w:space="0" w:color="auto" w:frame="1"/>
        </w:rPr>
        <w:t>language</w:t>
      </w:r>
      <w:r w:rsidRPr="00637318">
        <w:rPr>
          <w:bdr w:val="none" w:sz="0" w:space="0" w:color="auto" w:frame="1"/>
        </w:rPr>
        <w:t xml:space="preserve"> attribútumban</w:t>
      </w:r>
      <w:r w:rsidR="004C5AA5">
        <w:rPr>
          <w:bdr w:val="none" w:sz="0" w:space="0" w:color="auto" w:frame="1"/>
        </w:rPr>
        <w:t xml:space="preserve"> </w:t>
      </w:r>
      <w:r w:rsidRPr="00637318">
        <w:rPr>
          <w:bdr w:val="none" w:sz="0" w:space="0" w:color="auto" w:frame="1"/>
        </w:rPr>
        <w:t>tárolja. Ez az érték a regisztráció során kap egy alapértelmezést, majd a személyes</w:t>
      </w:r>
      <w:r w:rsidR="004C5AA5">
        <w:rPr>
          <w:bdr w:val="none" w:sz="0" w:space="0" w:color="auto" w:frame="1"/>
        </w:rPr>
        <w:t xml:space="preserve"> </w:t>
      </w:r>
      <w:r w:rsidRPr="00637318">
        <w:rPr>
          <w:bdr w:val="none" w:sz="0" w:space="0" w:color="auto" w:frame="1"/>
        </w:rPr>
        <w:t>beállításoknál (a sötét módhoz, azaz a darkmode-hoz hasonlóan) bármikor</w:t>
      </w:r>
      <w:r w:rsidR="004C5AA5">
        <w:rPr>
          <w:bdr w:val="none" w:sz="0" w:space="0" w:color="auto" w:frame="1"/>
        </w:rPr>
        <w:t xml:space="preserve"> </w:t>
      </w:r>
      <w:r w:rsidRPr="00637318">
        <w:rPr>
          <w:bdr w:val="none" w:sz="0" w:space="0" w:color="auto" w:frame="1"/>
        </w:rPr>
        <w:t>módosítható. A többnyelvű karakterkészletek (például a magyar ékezetes betűk)</w:t>
      </w:r>
      <w:r w:rsidR="004C5AA5">
        <w:rPr>
          <w:bdr w:val="none" w:sz="0" w:space="0" w:color="auto" w:frame="1"/>
        </w:rPr>
        <w:t xml:space="preserve"> </w:t>
      </w:r>
      <w:r w:rsidRPr="00637318">
        <w:rPr>
          <w:bdr w:val="none" w:sz="0" w:space="0" w:color="auto" w:frame="1"/>
        </w:rPr>
        <w:t>adatintegritását és megfelelő reprezentációját az adatbázis-szintű UTF-8 Hungarian</w:t>
      </w:r>
      <w:r w:rsidR="004C5AA5">
        <w:rPr>
          <w:bdr w:val="none" w:sz="0" w:space="0" w:color="auto" w:frame="1"/>
        </w:rPr>
        <w:t xml:space="preserve"> </w:t>
      </w:r>
      <w:r w:rsidRPr="00637318">
        <w:rPr>
          <w:bdr w:val="none" w:sz="0" w:space="0" w:color="auto" w:frame="1"/>
        </w:rPr>
        <w:t>collation beállítás garantálja.</w:t>
      </w:r>
    </w:p>
    <w:p w14:paraId="1CF7B03D" w14:textId="05E484C4" w:rsidR="00AF3BA1" w:rsidRPr="00637318" w:rsidRDefault="00AF3BA1" w:rsidP="00A90D71">
      <w:pPr>
        <w:pStyle w:val="Cmsor4"/>
        <w:jc w:val="both"/>
        <w:rPr>
          <w:bdr w:val="none" w:sz="0" w:space="0" w:color="auto" w:frame="1"/>
        </w:rPr>
      </w:pPr>
      <w:bookmarkStart w:id="73" w:name="_Toc228795635"/>
      <w:r w:rsidRPr="00637318">
        <w:rPr>
          <w:bdr w:val="none" w:sz="0" w:space="0" w:color="auto" w:frame="1"/>
        </w:rPr>
        <w:t>Kliensoldali implementáció (i18next)</w:t>
      </w:r>
      <w:bookmarkEnd w:id="73"/>
    </w:p>
    <w:p w14:paraId="0360D3E3" w14:textId="60087E02" w:rsidR="00AF3BA1" w:rsidRPr="00637318" w:rsidRDefault="00AF3BA1" w:rsidP="00A90D71">
      <w:pPr>
        <w:pStyle w:val="messagelistitem5126c"/>
        <w:spacing w:before="0" w:beforeAutospacing="0" w:after="0" w:afterAutospacing="0" w:line="360" w:lineRule="auto"/>
        <w:jc w:val="both"/>
        <w:textAlignment w:val="baseline"/>
        <w:rPr>
          <w:bdr w:val="none" w:sz="0" w:space="0" w:color="auto" w:frame="1"/>
        </w:rPr>
      </w:pPr>
      <w:r w:rsidRPr="00637318">
        <w:rPr>
          <w:bdr w:val="none" w:sz="0" w:space="0" w:color="auto" w:frame="1"/>
        </w:rPr>
        <w:t>A böngészőben futó kliens felületének dinamikus nyelvi fordításait az i18next</w:t>
      </w:r>
      <w:r w:rsidR="004C5AA5">
        <w:rPr>
          <w:bdr w:val="none" w:sz="0" w:space="0" w:color="auto" w:frame="1"/>
        </w:rPr>
        <w:t xml:space="preserve"> </w:t>
      </w:r>
      <w:r w:rsidRPr="00637318">
        <w:rPr>
          <w:bdr w:val="none" w:sz="0" w:space="0" w:color="auto" w:frame="1"/>
        </w:rPr>
        <w:t>keretrendszer végzi. Az alkalmazás architektúrája szétválasztja a statikus szövegeket</w:t>
      </w:r>
      <w:r w:rsidR="004C5AA5">
        <w:rPr>
          <w:bdr w:val="none" w:sz="0" w:space="0" w:color="auto" w:frame="1"/>
        </w:rPr>
        <w:t xml:space="preserve"> </w:t>
      </w:r>
      <w:r w:rsidRPr="00637318">
        <w:rPr>
          <w:bdr w:val="none" w:sz="0" w:space="0" w:color="auto" w:frame="1"/>
        </w:rPr>
        <w:t>és a forráskódot: a felületi elemek (menüpontok, hibaüzenetek, gombok feliratai)</w:t>
      </w:r>
      <w:r w:rsidR="004C5AA5">
        <w:rPr>
          <w:bdr w:val="none" w:sz="0" w:space="0" w:color="auto" w:frame="1"/>
        </w:rPr>
        <w:t xml:space="preserve"> </w:t>
      </w:r>
      <w:r w:rsidRPr="00637318">
        <w:rPr>
          <w:bdr w:val="none" w:sz="0" w:space="0" w:color="auto" w:frame="1"/>
        </w:rPr>
        <w:t>közvetlen szövegmegadás helyett egyedi azonosítókra (fordítási kulcsokra)</w:t>
      </w:r>
      <w:r w:rsidR="004C5AA5">
        <w:rPr>
          <w:bdr w:val="none" w:sz="0" w:space="0" w:color="auto" w:frame="1"/>
        </w:rPr>
        <w:t xml:space="preserve"> </w:t>
      </w:r>
      <w:r w:rsidRPr="00637318">
        <w:rPr>
          <w:bdr w:val="none" w:sz="0" w:space="0" w:color="auto" w:frame="1"/>
        </w:rPr>
        <w:t>hivatkoznak.</w:t>
      </w:r>
    </w:p>
    <w:p w14:paraId="6528C649" w14:textId="1085D78A" w:rsidR="00AF3BA1" w:rsidRPr="00637318" w:rsidRDefault="00AF3BA1" w:rsidP="00A90D71">
      <w:pPr>
        <w:pStyle w:val="messagelistitem5126c"/>
        <w:spacing w:before="0" w:beforeAutospacing="0" w:after="0" w:afterAutospacing="0" w:line="360" w:lineRule="auto"/>
        <w:jc w:val="both"/>
        <w:textAlignment w:val="baseline"/>
        <w:rPr>
          <w:bdr w:val="none" w:sz="0" w:space="0" w:color="auto" w:frame="1"/>
        </w:rPr>
      </w:pPr>
      <w:r w:rsidRPr="00637318">
        <w:rPr>
          <w:bdr w:val="none" w:sz="0" w:space="0" w:color="auto" w:frame="1"/>
        </w:rPr>
        <w:t>Amikor a felhasználó sikeresen hitelesíti magát, a backend a válaszobjektumban átadja</w:t>
      </w:r>
      <w:r w:rsidR="004C5AA5">
        <w:rPr>
          <w:bdr w:val="none" w:sz="0" w:space="0" w:color="auto" w:frame="1"/>
        </w:rPr>
        <w:t xml:space="preserve"> </w:t>
      </w:r>
      <w:r w:rsidRPr="00637318">
        <w:rPr>
          <w:bdr w:val="none" w:sz="0" w:space="0" w:color="auto" w:frame="1"/>
        </w:rPr>
        <w:t xml:space="preserve">a </w:t>
      </w:r>
      <w:r w:rsidRPr="00637318">
        <w:rPr>
          <w:i/>
          <w:iCs/>
          <w:bdr w:val="none" w:sz="0" w:space="0" w:color="auto" w:frame="1"/>
        </w:rPr>
        <w:t>users</w:t>
      </w:r>
      <w:r w:rsidRPr="00637318">
        <w:rPr>
          <w:bdr w:val="none" w:sz="0" w:space="0" w:color="auto" w:frame="1"/>
        </w:rPr>
        <w:t xml:space="preserve"> táblából kiolvasott</w:t>
      </w:r>
      <w:r w:rsidRPr="00637318">
        <w:rPr>
          <w:i/>
          <w:iCs/>
          <w:bdr w:val="none" w:sz="0" w:space="0" w:color="auto" w:frame="1"/>
        </w:rPr>
        <w:t xml:space="preserve"> language </w:t>
      </w:r>
      <w:r w:rsidRPr="00637318">
        <w:rPr>
          <w:bdr w:val="none" w:sz="0" w:space="0" w:color="auto" w:frame="1"/>
        </w:rPr>
        <w:t>mező értékét. Az i18next inicializálása ezen</w:t>
      </w:r>
      <w:r w:rsidR="004C5AA5">
        <w:rPr>
          <w:bdr w:val="none" w:sz="0" w:space="0" w:color="auto" w:frame="1"/>
        </w:rPr>
        <w:t xml:space="preserve"> </w:t>
      </w:r>
      <w:r w:rsidRPr="00637318">
        <w:rPr>
          <w:bdr w:val="none" w:sz="0" w:space="0" w:color="auto" w:frame="1"/>
        </w:rPr>
        <w:t>paraméter alapján történik meg. A keretrendszer aszinkron módon betölti a memóriába</w:t>
      </w:r>
      <w:r w:rsidR="004C5AA5">
        <w:rPr>
          <w:bdr w:val="none" w:sz="0" w:space="0" w:color="auto" w:frame="1"/>
        </w:rPr>
        <w:t xml:space="preserve"> </w:t>
      </w:r>
      <w:r w:rsidRPr="00637318">
        <w:rPr>
          <w:bdr w:val="none" w:sz="0" w:space="0" w:color="auto" w:frame="1"/>
        </w:rPr>
        <w:t>a megfelelő nyelvi erőforrásokat (például JSON formátumú szótárfájlokat), majd a</w:t>
      </w:r>
      <w:r w:rsidR="005B360C">
        <w:rPr>
          <w:bdr w:val="none" w:sz="0" w:space="0" w:color="auto" w:frame="1"/>
        </w:rPr>
        <w:t xml:space="preserve"> </w:t>
      </w:r>
      <w:r w:rsidRPr="00637318">
        <w:rPr>
          <w:bdr w:val="none" w:sz="0" w:space="0" w:color="auto" w:frame="1"/>
        </w:rPr>
        <w:t>frontend motor renderelési fázisában a kulcsokat a megfelelő lokalizált értékekre</w:t>
      </w:r>
      <w:r w:rsidR="004C5AA5">
        <w:rPr>
          <w:bdr w:val="none" w:sz="0" w:space="0" w:color="auto" w:frame="1"/>
        </w:rPr>
        <w:t xml:space="preserve"> </w:t>
      </w:r>
      <w:r w:rsidRPr="00637318">
        <w:rPr>
          <w:bdr w:val="none" w:sz="0" w:space="0" w:color="auto" w:frame="1"/>
        </w:rPr>
        <w:t>cseréli.</w:t>
      </w:r>
    </w:p>
    <w:p w14:paraId="684BD31B" w14:textId="77777777" w:rsidR="00AF3BA1" w:rsidRPr="00637318" w:rsidRDefault="00AF3BA1" w:rsidP="00A90D71">
      <w:pPr>
        <w:pStyle w:val="Cmsor4"/>
        <w:jc w:val="both"/>
        <w:rPr>
          <w:bdr w:val="none" w:sz="0" w:space="0" w:color="auto" w:frame="1"/>
        </w:rPr>
      </w:pPr>
      <w:bookmarkStart w:id="74" w:name="_Toc228795636"/>
      <w:r w:rsidRPr="00637318">
        <w:rPr>
          <w:bdr w:val="none" w:sz="0" w:space="0" w:color="auto" w:frame="1"/>
        </w:rPr>
        <w:lastRenderedPageBreak/>
        <w:t>Hatásköre és adminisztrációs integráció</w:t>
      </w:r>
      <w:bookmarkEnd w:id="74"/>
    </w:p>
    <w:p w14:paraId="77002924" w14:textId="13767324" w:rsidR="00F025E5" w:rsidRDefault="00AF3BA1" w:rsidP="00A90D71">
      <w:pPr>
        <w:pStyle w:val="messagelistitem5126c"/>
        <w:spacing w:before="0" w:beforeAutospacing="0" w:after="0" w:afterAutospacing="0" w:line="360" w:lineRule="auto"/>
        <w:jc w:val="both"/>
        <w:textAlignment w:val="baseline"/>
        <w:rPr>
          <w:bdr w:val="none" w:sz="0" w:space="0" w:color="auto" w:frame="1"/>
        </w:rPr>
      </w:pPr>
      <w:r w:rsidRPr="00637318">
        <w:rPr>
          <w:bdr w:val="none" w:sz="0" w:space="0" w:color="auto" w:frame="1"/>
        </w:rPr>
        <w:t xml:space="preserve">A kétnyelvűsítési logika a rendszer teljes </w:t>
      </w:r>
      <w:r w:rsidR="00075069">
        <w:rPr>
          <w:bdr w:val="none" w:sz="0" w:space="0" w:color="auto" w:frame="1"/>
        </w:rPr>
        <w:t>terjedelmére</w:t>
      </w:r>
      <w:r w:rsidRPr="00637318">
        <w:rPr>
          <w:bdr w:val="none" w:sz="0" w:space="0" w:color="auto" w:frame="1"/>
        </w:rPr>
        <w:t xml:space="preserve"> kiterjed. A kliensoldali útválasztás</w:t>
      </w:r>
      <w:r w:rsidR="004C5AA5">
        <w:rPr>
          <w:bdr w:val="none" w:sz="0" w:space="0" w:color="auto" w:frame="1"/>
        </w:rPr>
        <w:t xml:space="preserve"> </w:t>
      </w:r>
      <w:r w:rsidRPr="00637318">
        <w:rPr>
          <w:bdr w:val="none" w:sz="0" w:space="0" w:color="auto" w:frame="1"/>
        </w:rPr>
        <w:t>és a játékmeneti instrukciók mellett az adminisztrációs felület megjelenítése is ezen a</w:t>
      </w:r>
      <w:r w:rsidR="004C5AA5">
        <w:rPr>
          <w:bdr w:val="none" w:sz="0" w:space="0" w:color="auto" w:frame="1"/>
        </w:rPr>
        <w:t xml:space="preserve"> </w:t>
      </w:r>
      <w:r w:rsidRPr="00637318">
        <w:rPr>
          <w:bdr w:val="none" w:sz="0" w:space="0" w:color="auto" w:frame="1"/>
        </w:rPr>
        <w:t>rendszeren keresztül történik.</w:t>
      </w:r>
    </w:p>
    <w:p w14:paraId="5C07EEB1" w14:textId="0684923E" w:rsidR="009934C7" w:rsidRDefault="009934C7" w:rsidP="009934C7">
      <w:pPr>
        <w:pStyle w:val="Cmsor3"/>
        <w:rPr>
          <w:bdr w:val="none" w:sz="0" w:space="0" w:color="auto" w:frame="1"/>
        </w:rPr>
      </w:pPr>
      <w:bookmarkStart w:id="75" w:name="_Toc228831342"/>
      <w:r>
        <w:rPr>
          <w:bdr w:val="none" w:sz="0" w:space="0" w:color="auto" w:frame="1"/>
        </w:rPr>
        <w:t>Pontszámítás algoritmusa</w:t>
      </w:r>
      <w:bookmarkEnd w:id="75"/>
    </w:p>
    <w:p w14:paraId="10DF0196" w14:textId="77777777" w:rsidR="00002DE4" w:rsidRDefault="00002DE4" w:rsidP="00002DE4">
      <w:pPr>
        <w:spacing w:after="120" w:line="360" w:lineRule="auto"/>
        <w:jc w:val="both"/>
      </w:pPr>
      <w:r>
        <w:rPr>
          <w:rFonts w:ascii="Times New Roman" w:eastAsia="Times New Roman" w:hAnsi="Times New Roman" w:cs="Times New Roman"/>
          <w:sz w:val="24"/>
          <w:szCs w:val="24"/>
        </w:rPr>
        <w:t>A játékos minden körben egy tippet küld be: a térkép normalizált koordinátáit (u, v ∈ [0, 1]) és a térképazonosítót (map_id). A guess.service.js fájlban implementált logika négy lépésben értékeli a tippet.</w:t>
      </w:r>
    </w:p>
    <w:p w14:paraId="564C8E7D" w14:textId="77777777" w:rsidR="00002DE4" w:rsidRDefault="00002DE4" w:rsidP="00002DE4">
      <w:pPr>
        <w:spacing w:after="120" w:line="360" w:lineRule="auto"/>
        <w:jc w:val="both"/>
      </w:pPr>
      <w:r>
        <w:rPr>
          <w:rFonts w:ascii="Times New Roman" w:eastAsia="Times New Roman" w:hAnsi="Times New Roman" w:cs="Times New Roman"/>
          <w:b/>
          <w:bCs/>
          <w:sz w:val="24"/>
          <w:szCs w:val="24"/>
        </w:rPr>
        <w:t>Érvényességi ellenőrzések.</w:t>
      </w:r>
      <w:r>
        <w:rPr>
          <w:rFonts w:ascii="Times New Roman" w:eastAsia="Times New Roman" w:hAnsi="Times New Roman" w:cs="Times New Roman"/>
          <w:sz w:val="24"/>
          <w:szCs w:val="24"/>
        </w:rPr>
        <w:t xml:space="preserve"> Mielőtt bármilyen számítás elvégzésre kerülne, a rendszer két feltételt vizsgál. Először ellenőrzi, hogy a kör ideje lejárt-e: ha a roundStartedAt időbélyeg és a beállított roundTime alapján számított körhatáridő már elmúlt, a tipp automatikusan 0 pontot kap. Másodszor megvizsgálja, hogy a tipp ugyanarra a térképre érkezett-e, amelyen a helyes pont található, illetve hogy a koordináták a [0, 1] tartományon belül vannak-e. Amennyiben bármelyik feltétel sérül, a kör szintén 0 ponttal zárul.</w:t>
      </w:r>
    </w:p>
    <w:p w14:paraId="520337B0" w14:textId="77777777" w:rsidR="00002DE4" w:rsidRDefault="00002DE4" w:rsidP="00002DE4">
      <w:pPr>
        <w:spacing w:after="120" w:line="360" w:lineRule="auto"/>
        <w:jc w:val="both"/>
      </w:pPr>
      <w:r>
        <w:rPr>
          <w:rFonts w:ascii="Times New Roman" w:eastAsia="Times New Roman" w:hAnsi="Times New Roman" w:cs="Times New Roman"/>
          <w:b/>
          <w:bCs/>
          <w:sz w:val="24"/>
          <w:szCs w:val="24"/>
        </w:rPr>
        <w:t>Pixeltávolság kiszámítása.</w:t>
      </w:r>
      <w:r>
        <w:rPr>
          <w:rFonts w:ascii="Times New Roman" w:eastAsia="Times New Roman" w:hAnsi="Times New Roman" w:cs="Times New Roman"/>
          <w:sz w:val="24"/>
          <w:szCs w:val="24"/>
        </w:rPr>
        <w:t xml:space="preserve"> A rendszer lekéri a helyes térkép pixelméreteit (width, height), és mindkét tengelyen kiszámítja a tipp és a helyes pont eltérését:</w:t>
      </w:r>
    </w:p>
    <w:p w14:paraId="607C3274" w14:textId="77777777" w:rsidR="00002DE4" w:rsidRDefault="00002DE4" w:rsidP="00002DE4">
      <w:pPr>
        <w:spacing w:after="60"/>
        <w:ind w:left="720"/>
      </w:pPr>
      <w:r>
        <w:rPr>
          <w:rFonts w:ascii="Courier New" w:eastAsia="Courier New" w:hAnsi="Courier New" w:cs="Courier New"/>
        </w:rPr>
        <w:t>Δpx = (u_tipp – u_helyes) · width</w:t>
      </w:r>
    </w:p>
    <w:p w14:paraId="17A86BFA" w14:textId="77777777" w:rsidR="00002DE4" w:rsidRDefault="00002DE4" w:rsidP="00002DE4">
      <w:pPr>
        <w:spacing w:after="60"/>
        <w:ind w:left="720"/>
      </w:pPr>
      <w:r>
        <w:rPr>
          <w:rFonts w:ascii="Courier New" w:eastAsia="Courier New" w:hAnsi="Courier New" w:cs="Courier New"/>
        </w:rPr>
        <w:t>Δpy = (v_tipp – v_helyes) · height</w:t>
      </w:r>
    </w:p>
    <w:p w14:paraId="33431583" w14:textId="77777777" w:rsidR="00002DE4" w:rsidRDefault="00002DE4" w:rsidP="00002DE4">
      <w:pPr>
        <w:spacing w:after="60"/>
        <w:ind w:left="720"/>
      </w:pPr>
      <w:r>
        <w:rPr>
          <w:rFonts w:ascii="Courier New" w:eastAsia="Courier New" w:hAnsi="Courier New" w:cs="Courier New"/>
        </w:rPr>
        <w:t>d = √(Δpx² + Δpy²)</w:t>
      </w:r>
    </w:p>
    <w:p w14:paraId="2F9D0534" w14:textId="77777777" w:rsidR="00002DE4" w:rsidRDefault="00002DE4" w:rsidP="00002DE4">
      <w:pPr>
        <w:spacing w:after="120" w:line="360" w:lineRule="auto"/>
        <w:jc w:val="both"/>
      </w:pPr>
      <w:r>
        <w:rPr>
          <w:rFonts w:ascii="Times New Roman" w:eastAsia="Times New Roman" w:hAnsi="Times New Roman" w:cs="Times New Roman"/>
          <w:b/>
          <w:bCs/>
          <w:sz w:val="24"/>
          <w:szCs w:val="24"/>
        </w:rPr>
        <w:t>Pontszám képlete.</w:t>
      </w:r>
      <w:r>
        <w:rPr>
          <w:rFonts w:ascii="Times New Roman" w:eastAsia="Times New Roman" w:hAnsi="Times New Roman" w:cs="Times New Roman"/>
          <w:sz w:val="24"/>
          <w:szCs w:val="24"/>
        </w:rPr>
        <w:t xml:space="preserve"> A pontszámot a távolság és a térkép átlójának hányadosán alapuló Gauss-görbe határozza meg. Az átló (D) normalizálja a távolságot, hogy különböző méretű térképeken azonos nehézségű legyen a játék:</w:t>
      </w:r>
    </w:p>
    <w:p w14:paraId="35DD61BA" w14:textId="77777777" w:rsidR="00002DE4" w:rsidRDefault="00002DE4" w:rsidP="00002DE4">
      <w:pPr>
        <w:spacing w:after="60"/>
        <w:ind w:left="720"/>
      </w:pPr>
      <w:r>
        <w:rPr>
          <w:rFonts w:ascii="Courier New" w:eastAsia="Courier New" w:hAnsi="Courier New" w:cs="Courier New"/>
        </w:rPr>
        <w:t>D = √(width² + height²)</w:t>
      </w:r>
    </w:p>
    <w:p w14:paraId="08FADB24" w14:textId="77777777" w:rsidR="00002DE4" w:rsidRDefault="00002DE4" w:rsidP="00002DE4">
      <w:pPr>
        <w:spacing w:after="60"/>
        <w:ind w:left="720"/>
      </w:pPr>
      <w:r>
        <w:rPr>
          <w:rFonts w:ascii="Courier New" w:eastAsia="Courier New" w:hAnsi="Courier New" w:cs="Courier New"/>
        </w:rPr>
        <w:t>d̂ = max(0, d/D – 0.01)</w:t>
      </w:r>
    </w:p>
    <w:p w14:paraId="1AB59AE5" w14:textId="77777777" w:rsidR="00002DE4" w:rsidRDefault="00002DE4" w:rsidP="00002DE4">
      <w:pPr>
        <w:spacing w:after="60"/>
        <w:ind w:left="720"/>
      </w:pPr>
      <w:r>
        <w:rPr>
          <w:rFonts w:ascii="Courier New" w:eastAsia="Courier New" w:hAnsi="Courier New" w:cs="Courier New"/>
        </w:rPr>
        <w:t>score = round(5000 · e^(−35 · d̂²))</w:t>
      </w:r>
    </w:p>
    <w:p w14:paraId="4403FA1D" w14:textId="1712E5B7" w:rsidR="00002DE4" w:rsidRDefault="00002DE4" w:rsidP="00002DE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0.01-es BULLSEYE_FRACTION egy kis türelmi zónát biztosít: ha a tipp az átló 1%-án belül esik a helyes ponttól, a játékos teljes (5000) pontszámot kap. A −35-ös SHARPNESS konstans a görbe meredekségét szabályozza: az átló mintegy 20%-ánál a kapott pont már csak ≈400</w:t>
      </w:r>
      <w:r w:rsidR="00C156C9">
        <w:rPr>
          <w:rFonts w:ascii="Times New Roman" w:eastAsia="Times New Roman" w:hAnsi="Times New Roman" w:cs="Times New Roman"/>
          <w:sz w:val="24"/>
          <w:szCs w:val="24"/>
        </w:rPr>
        <w:t xml:space="preserve">, a pontfelezés pedig </w:t>
      </w:r>
      <w:r w:rsidR="00222FD4" w:rsidRPr="00222FD4">
        <w:rPr>
          <w:rFonts w:ascii="Times New Roman" w:eastAsia="Times New Roman" w:hAnsi="Times New Roman" w:cs="Times New Roman"/>
          <w:sz w:val="24"/>
          <w:szCs w:val="24"/>
        </w:rPr>
        <w:t>≈</w:t>
      </w:r>
      <w:r w:rsidR="00222FD4">
        <w:rPr>
          <w:rFonts w:ascii="Times New Roman" w:eastAsia="Times New Roman" w:hAnsi="Times New Roman" w:cs="Times New Roman"/>
          <w:sz w:val="24"/>
          <w:szCs w:val="24"/>
        </w:rPr>
        <w:t>15%-nál történik.</w:t>
      </w:r>
    </w:p>
    <w:p w14:paraId="3BDDEF31" w14:textId="00281EE6" w:rsidR="00CD1693" w:rsidRDefault="00CD1693" w:rsidP="00CD1693">
      <w:pPr>
        <w:pStyle w:val="Cmsor3"/>
        <w:rPr>
          <w:rFonts w:eastAsia="Times New Roman"/>
        </w:rPr>
      </w:pPr>
      <w:bookmarkStart w:id="76" w:name="_Toc228831343"/>
      <w:r>
        <w:rPr>
          <w:rFonts w:eastAsia="Times New Roman"/>
        </w:rPr>
        <w:t>Cikluskezelés: ismétlőd</w:t>
      </w:r>
      <w:r w:rsidR="00A214B6">
        <w:rPr>
          <w:rFonts w:eastAsia="Times New Roman"/>
        </w:rPr>
        <w:t>ésmentes pontkiosztás</w:t>
      </w:r>
      <w:bookmarkEnd w:id="76"/>
    </w:p>
    <w:p w14:paraId="2026A3D9" w14:textId="6105DBF0" w:rsidR="00FA50C8" w:rsidRPr="00FA50C8" w:rsidRDefault="00BB7B72" w:rsidP="00BB7B72">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játékmenet során a rendszer garantálja, hogy egy cikluson belül minden panorámapont legfeljebb egyszer jelenjen meg. A véletlenszerű pontkiosztó algoritmus lekéri a pályán elérhető </w:t>
      </w:r>
      <w:r>
        <w:rPr>
          <w:rFonts w:ascii="Times New Roman" w:eastAsia="Times New Roman" w:hAnsi="Times New Roman" w:cs="Times New Roman"/>
          <w:sz w:val="24"/>
          <w:szCs w:val="24"/>
        </w:rPr>
        <w:lastRenderedPageBreak/>
        <w:t xml:space="preserve">pontokat, majd kiszűri azokat, amelyek az aktuális ciklusban már szerepeltek (a session_guesses tábla alapján). Ha a szűrt lista kiürül (azaz minden pont felhasználásra került), a ciklus inkrementálódik, és a teljes pontkészlet újra elérhetővé válik. Ez a mechanizmus lehetővé teszi, hogy a játékos a </w:t>
      </w:r>
      <w:r w:rsidR="00957196">
        <w:rPr>
          <w:rFonts w:ascii="Times New Roman" w:eastAsia="Times New Roman" w:hAnsi="Times New Roman" w:cs="Times New Roman"/>
          <w:sz w:val="24"/>
          <w:szCs w:val="24"/>
        </w:rPr>
        <w:t>játékhoz tartozó pontok számánál</w:t>
      </w:r>
      <w:r>
        <w:rPr>
          <w:rFonts w:ascii="Times New Roman" w:eastAsia="Times New Roman" w:hAnsi="Times New Roman" w:cs="Times New Roman"/>
          <w:sz w:val="24"/>
          <w:szCs w:val="24"/>
        </w:rPr>
        <w:t xml:space="preserve"> </w:t>
      </w:r>
      <w:r w:rsidR="00957196">
        <w:rPr>
          <w:rFonts w:ascii="Times New Roman" w:eastAsia="Times New Roman" w:hAnsi="Times New Roman" w:cs="Times New Roman"/>
          <w:sz w:val="24"/>
          <w:szCs w:val="24"/>
        </w:rPr>
        <w:t>több kört</w:t>
      </w:r>
      <w:r>
        <w:rPr>
          <w:rFonts w:ascii="Times New Roman" w:eastAsia="Times New Roman" w:hAnsi="Times New Roman" w:cs="Times New Roman"/>
          <w:sz w:val="24"/>
          <w:szCs w:val="24"/>
        </w:rPr>
        <w:t xml:space="preserve"> játs</w:t>
      </w:r>
      <w:r w:rsidR="00957196">
        <w:rPr>
          <w:rFonts w:ascii="Times New Roman" w:eastAsia="Times New Roman" w:hAnsi="Times New Roman" w:cs="Times New Roman"/>
          <w:sz w:val="24"/>
          <w:szCs w:val="24"/>
        </w:rPr>
        <w:t>zhass</w:t>
      </w:r>
      <w:r>
        <w:rPr>
          <w:rFonts w:ascii="Times New Roman" w:eastAsia="Times New Roman" w:hAnsi="Times New Roman" w:cs="Times New Roman"/>
          <w:sz w:val="24"/>
          <w:szCs w:val="24"/>
        </w:rPr>
        <w:t xml:space="preserve">on anélkül, hogy </w:t>
      </w:r>
      <w:r w:rsidR="00FA50C8">
        <w:rPr>
          <w:rFonts w:ascii="Times New Roman" w:eastAsia="Times New Roman" w:hAnsi="Times New Roman" w:cs="Times New Roman"/>
          <w:sz w:val="24"/>
          <w:szCs w:val="24"/>
        </w:rPr>
        <w:t>ki kelljen lépnie a pályáról.</w:t>
      </w:r>
    </w:p>
    <w:p w14:paraId="1607CB70" w14:textId="77777777" w:rsidR="00BB7B72" w:rsidRPr="00BB7B72" w:rsidRDefault="00BB7B72" w:rsidP="00BB7B72"/>
    <w:p w14:paraId="14E225EC" w14:textId="3CD91709" w:rsidR="00390EE7" w:rsidRDefault="00390EE7" w:rsidP="00390EE7">
      <w:pPr>
        <w:pStyle w:val="Cmsor3"/>
      </w:pPr>
      <w:bookmarkStart w:id="77" w:name="_Toc228831344"/>
      <w:r>
        <w:t>Navigációs irány számítása</w:t>
      </w:r>
      <w:bookmarkEnd w:id="77"/>
    </w:p>
    <w:p w14:paraId="59C3CA8B" w14:textId="77777777" w:rsidR="0044721C" w:rsidRDefault="0044721C" w:rsidP="0044721C">
      <w:pPr>
        <w:spacing w:after="120" w:line="360" w:lineRule="auto"/>
        <w:jc w:val="both"/>
      </w:pPr>
      <w:r>
        <w:rPr>
          <w:rFonts w:ascii="Times New Roman" w:eastAsia="Times New Roman" w:hAnsi="Times New Roman" w:cs="Times New Roman"/>
          <w:sz w:val="24"/>
          <w:szCs w:val="24"/>
        </w:rPr>
        <w:t>Két pont közötti navigációs nyíl irányát a rendszer az UV koordinátáikból számítja ki, amennyiben mindkét pont ugyanazon a térképen helyezkedik el. A számítás az atan2 függvénnyel történik a pixelkoordináták különbségéből, az eredmény fokban, a north_direction eltolás figyelembevételével kerül megjelenítésre. Ha a két pont eltérő térképeken van (pl. épületbe való belépés), az automatikus számítás nem lehetséges, ilyenkor a pályakészítő manuálisan adja meg az irányokat.</w:t>
      </w:r>
    </w:p>
    <w:p w14:paraId="4DA6E308" w14:textId="4D1A400F" w:rsidR="00FA50C8" w:rsidRDefault="00FA50C8" w:rsidP="00FA50C8">
      <w:pPr>
        <w:pStyle w:val="Cmsor3"/>
      </w:pPr>
      <w:bookmarkStart w:id="78" w:name="_Toc228831345"/>
      <w:r>
        <w:t>Képfeldolgozás menete</w:t>
      </w:r>
      <w:bookmarkEnd w:id="78"/>
    </w:p>
    <w:p w14:paraId="41D7192F" w14:textId="77777777" w:rsidR="00C078F0" w:rsidRDefault="00C078F0" w:rsidP="00C078F0">
      <w:pPr>
        <w:spacing w:after="120" w:line="360" w:lineRule="auto"/>
        <w:jc w:val="both"/>
      </w:pPr>
      <w:r>
        <w:rPr>
          <w:rFonts w:ascii="Times New Roman" w:eastAsia="Times New Roman" w:hAnsi="Times New Roman" w:cs="Times New Roman"/>
          <w:sz w:val="24"/>
          <w:szCs w:val="24"/>
        </w:rPr>
        <w:t>A feltöltött panorámaképek egy feldolgozási láncon haladnak keresztül. A Multer middleware fogadja a multipart/form-data kérést és átmenetileg elmenti a fájlt. Ezt követően a Sharp könyvtár elvégzi az átméretezést (a maximális felbontás korlátozása a szerver erőforrásainak védelme érdekében), majd optimalizált formátumban (JPEG/WebP) menti el a végső fájlt. Az images táblába a feldolgozott kép metaadatai (szélesség, magasság, elérési útvonal) kerülnek.</w:t>
      </w:r>
    </w:p>
    <w:p w14:paraId="1F8531DC" w14:textId="0537E32E" w:rsidR="009934C7" w:rsidRPr="009934C7" w:rsidRDefault="00CA6DFC" w:rsidP="00580C7C">
      <w:pPr>
        <w:pStyle w:val="Cmsor3"/>
      </w:pPr>
      <w:bookmarkStart w:id="79" w:name="_Toc228831346"/>
      <w:r>
        <w:t>Törölt felhasználók kezelése</w:t>
      </w:r>
      <w:r w:rsidR="00580C7C">
        <w:t xml:space="preserve"> és anonimizáció</w:t>
      </w:r>
      <w:bookmarkEnd w:id="79"/>
    </w:p>
    <w:p w14:paraId="7902DF3A" w14:textId="77777777" w:rsidR="00A6645A" w:rsidRDefault="00A6645A" w:rsidP="00A6645A">
      <w:pPr>
        <w:spacing w:after="120" w:line="360" w:lineRule="auto"/>
        <w:jc w:val="both"/>
      </w:pPr>
      <w:r>
        <w:rPr>
          <w:rFonts w:ascii="Times New Roman" w:eastAsia="Times New Roman" w:hAnsi="Times New Roman" w:cs="Times New Roman"/>
          <w:sz w:val="24"/>
          <w:szCs w:val="24"/>
        </w:rPr>
        <w:t>A felhasználói fiókok törlése során a rendszer nem fizikai törlést, hanem anonimizációt hajt végre. Az algoritmus a következő lépéseket hajtja végre tranzakcióban: a deleted_at mező beállítása az aktuális időpontra, a username és email mezők felülírása generált anonim értékekkel, a jelszó hash kiürítése, valamint a profilkép kapcsolatának megszüntetése. Ezzel az eljárással a hivatkozó külső kulcsok (játékmenetek, kommentek, pályák) épek maradnak, miközben a személyes adatok visszafordíthatatlanul eltűnnek.</w:t>
      </w:r>
    </w:p>
    <w:p w14:paraId="0FE1B124" w14:textId="4B05E615" w:rsidR="00580C7C" w:rsidRPr="00580C7C" w:rsidRDefault="000120F6" w:rsidP="000120F6">
      <w:pPr>
        <w:pStyle w:val="Cmsor2"/>
      </w:pPr>
      <w:bookmarkStart w:id="80" w:name="_Toc228831347"/>
      <w:r>
        <w:t>Tesztdokumentáció</w:t>
      </w:r>
      <w:bookmarkEnd w:id="80"/>
    </w:p>
    <w:p w14:paraId="2C49457E" w14:textId="5C6E56BA" w:rsidR="000120F6" w:rsidRDefault="000120F6" w:rsidP="000120F6">
      <w:pPr>
        <w:pStyle w:val="Cmsor3"/>
      </w:pPr>
      <w:bookmarkStart w:id="81" w:name="_Toc228831348"/>
      <w:r>
        <w:t>Egységtesztelés</w:t>
      </w:r>
      <w:r w:rsidR="00F26C1D">
        <w:t xml:space="preserve"> </w:t>
      </w:r>
      <w:r>
        <w:t>(Jest)</w:t>
      </w:r>
      <w:bookmarkEnd w:id="81"/>
    </w:p>
    <w:p w14:paraId="423BDFB1" w14:textId="6312510C" w:rsidR="00D84D16" w:rsidRDefault="00D84D16" w:rsidP="00D84D16">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backend logikáját a </w:t>
      </w:r>
      <w:r>
        <w:rPr>
          <w:rFonts w:ascii="Times New Roman" w:eastAsia="Times New Roman" w:hAnsi="Times New Roman" w:cs="Times New Roman"/>
          <w:b/>
          <w:bCs/>
          <w:sz w:val="24"/>
          <w:szCs w:val="24"/>
        </w:rPr>
        <w:t>Jest</w:t>
      </w:r>
      <w:r>
        <w:rPr>
          <w:rFonts w:ascii="Times New Roman" w:eastAsia="Times New Roman" w:hAnsi="Times New Roman" w:cs="Times New Roman"/>
          <w:sz w:val="24"/>
          <w:szCs w:val="24"/>
        </w:rPr>
        <w:t xml:space="preserve"> tesztelő keretrendszerrel teszteltük. A tesztek futtatása az </w:t>
      </w:r>
      <w:r>
        <w:rPr>
          <w:rFonts w:ascii="Times New Roman" w:eastAsia="Times New Roman" w:hAnsi="Times New Roman" w:cs="Times New Roman"/>
          <w:b/>
          <w:bCs/>
          <w:sz w:val="24"/>
          <w:szCs w:val="24"/>
        </w:rPr>
        <w:t>npm test</w:t>
      </w:r>
      <w:r>
        <w:rPr>
          <w:rFonts w:ascii="Times New Roman" w:eastAsia="Times New Roman" w:hAnsi="Times New Roman" w:cs="Times New Roman"/>
          <w:sz w:val="24"/>
          <w:szCs w:val="24"/>
        </w:rPr>
        <w:t xml:space="preserve"> paranccsal lehetséges. A tesztek az egyes service modulok helyességét vizsgálják, különös </w:t>
      </w:r>
      <w:r>
        <w:rPr>
          <w:rFonts w:ascii="Times New Roman" w:eastAsia="Times New Roman" w:hAnsi="Times New Roman" w:cs="Times New Roman"/>
          <w:sz w:val="24"/>
          <w:szCs w:val="24"/>
        </w:rPr>
        <w:lastRenderedPageBreak/>
        <w:t xml:space="preserve">tekintettel a pontszámítási logikára, az érvényességi </w:t>
      </w:r>
      <w:commentRangeStart w:id="82"/>
      <w:r>
        <w:rPr>
          <w:rFonts w:ascii="Times New Roman" w:eastAsia="Times New Roman" w:hAnsi="Times New Roman" w:cs="Times New Roman"/>
          <w:sz w:val="24"/>
          <w:szCs w:val="24"/>
        </w:rPr>
        <w:t>ellenőrzésekre</w:t>
      </w:r>
      <w:commentRangeEnd w:id="82"/>
      <w:r w:rsidR="00700582">
        <w:rPr>
          <w:rStyle w:val="Jegyzethivatkozs"/>
          <w:rFonts w:ascii="Times New Roman" w:eastAsia="Times New Roman" w:hAnsi="Times New Roman" w:cs="Times New Roman"/>
          <w:sz w:val="24"/>
          <w:szCs w:val="24"/>
        </w:rPr>
        <w:commentReference w:id="82"/>
      </w:r>
      <w:r>
        <w:rPr>
          <w:rFonts w:ascii="Times New Roman" w:eastAsia="Times New Roman" w:hAnsi="Times New Roman" w:cs="Times New Roman"/>
          <w:sz w:val="24"/>
          <w:szCs w:val="24"/>
        </w:rPr>
        <w:t>.</w:t>
      </w:r>
      <w:r w:rsidR="0065194F">
        <w:rPr>
          <w:rFonts w:ascii="Times New Roman" w:eastAsia="Times New Roman" w:hAnsi="Times New Roman" w:cs="Times New Roman"/>
          <w:sz w:val="24"/>
          <w:szCs w:val="24"/>
        </w:rPr>
        <w:t xml:space="preserve"> A célkitűzésünk az volt, hogy a backend végpontok sorainak, füg</w:t>
      </w:r>
      <w:r w:rsidR="008577D4">
        <w:rPr>
          <w:rFonts w:ascii="Times New Roman" w:eastAsia="Times New Roman" w:hAnsi="Times New Roman" w:cs="Times New Roman"/>
          <w:sz w:val="24"/>
          <w:szCs w:val="24"/>
        </w:rPr>
        <w:t>g</w:t>
      </w:r>
      <w:r w:rsidR="0065194F">
        <w:rPr>
          <w:rFonts w:ascii="Times New Roman" w:eastAsia="Times New Roman" w:hAnsi="Times New Roman" w:cs="Times New Roman"/>
          <w:sz w:val="24"/>
          <w:szCs w:val="24"/>
        </w:rPr>
        <w:t>vé</w:t>
      </w:r>
      <w:r w:rsidR="008577D4">
        <w:rPr>
          <w:rFonts w:ascii="Times New Roman" w:eastAsia="Times New Roman" w:hAnsi="Times New Roman" w:cs="Times New Roman"/>
          <w:sz w:val="24"/>
          <w:szCs w:val="24"/>
        </w:rPr>
        <w:t>nyeinek, ágainak 80%-</w:t>
      </w:r>
      <w:r w:rsidR="004E761E">
        <w:rPr>
          <w:rFonts w:ascii="Times New Roman" w:eastAsia="Times New Roman" w:hAnsi="Times New Roman" w:cs="Times New Roman"/>
          <w:sz w:val="24"/>
          <w:szCs w:val="24"/>
        </w:rPr>
        <w:t>a le legyen tesztelve, ezt sikerült is elérni.</w:t>
      </w:r>
    </w:p>
    <w:p w14:paraId="2A41B17B" w14:textId="77777777" w:rsidR="00494D28" w:rsidRDefault="00494D28" w:rsidP="00494D28">
      <w:pPr>
        <w:keepNext/>
        <w:spacing w:after="120" w:line="360" w:lineRule="auto"/>
        <w:jc w:val="both"/>
      </w:pPr>
      <w:r w:rsidRPr="00494D28">
        <w:drawing>
          <wp:inline distT="0" distB="0" distL="0" distR="0" wp14:anchorId="33F95AD6" wp14:editId="22446D8E">
            <wp:extent cx="5760720" cy="3840480"/>
            <wp:effectExtent l="0" t="0" r="0" b="7620"/>
            <wp:docPr id="3375803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0340" name=""/>
                    <pic:cNvPicPr/>
                  </pic:nvPicPr>
                  <pic:blipFill>
                    <a:blip r:embed="rId25"/>
                    <a:stretch>
                      <a:fillRect/>
                    </a:stretch>
                  </pic:blipFill>
                  <pic:spPr>
                    <a:xfrm>
                      <a:off x="0" y="0"/>
                      <a:ext cx="5760720" cy="3840480"/>
                    </a:xfrm>
                    <a:prstGeom prst="rect">
                      <a:avLst/>
                    </a:prstGeom>
                  </pic:spPr>
                </pic:pic>
              </a:graphicData>
            </a:graphic>
          </wp:inline>
        </w:drawing>
      </w:r>
    </w:p>
    <w:p w14:paraId="03D6AE96" w14:textId="0401087C" w:rsidR="00494D28" w:rsidRDefault="006D33DF" w:rsidP="00494D28">
      <w:pPr>
        <w:pStyle w:val="Kpalrs"/>
        <w:jc w:val="center"/>
      </w:pPr>
      <w:fldSimple w:instr=" STYLEREF 2 \s ">
        <w:bookmarkStart w:id="83" w:name="_Toc228831384"/>
        <w:r w:rsidR="00DA6CD7">
          <w:rPr>
            <w:noProof/>
          </w:rPr>
          <w:t>2.9</w:t>
        </w:r>
      </w:fldSimple>
      <w:r>
        <w:noBreakHyphen/>
      </w:r>
      <w:fldSimple w:instr=" SEQ ábra \* ARABIC \s 2 ">
        <w:r w:rsidR="00DA6CD7">
          <w:rPr>
            <w:noProof/>
          </w:rPr>
          <w:t>1</w:t>
        </w:r>
      </w:fldSimple>
      <w:r w:rsidR="00494D28">
        <w:t xml:space="preserve"> </w:t>
      </w:r>
      <w:r w:rsidR="00F26C1D">
        <w:t>ábra</w:t>
      </w:r>
      <w:r w:rsidR="00494D28">
        <w:t xml:space="preserve"> Teszteredmények 1</w:t>
      </w:r>
      <w:bookmarkEnd w:id="83"/>
    </w:p>
    <w:p w14:paraId="13AA8455" w14:textId="77777777" w:rsidR="00F26C1D" w:rsidRDefault="00F26C1D" w:rsidP="00F26C1D">
      <w:pPr>
        <w:keepNext/>
      </w:pPr>
      <w:r w:rsidRPr="00F26C1D">
        <w:lastRenderedPageBreak/>
        <w:drawing>
          <wp:inline distT="0" distB="0" distL="0" distR="0" wp14:anchorId="0E9EF14A" wp14:editId="69EBCB98">
            <wp:extent cx="5760720" cy="3783965"/>
            <wp:effectExtent l="0" t="0" r="0" b="6985"/>
            <wp:docPr id="16116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1" name=""/>
                    <pic:cNvPicPr/>
                  </pic:nvPicPr>
                  <pic:blipFill>
                    <a:blip r:embed="rId26"/>
                    <a:stretch>
                      <a:fillRect/>
                    </a:stretch>
                  </pic:blipFill>
                  <pic:spPr>
                    <a:xfrm>
                      <a:off x="0" y="0"/>
                      <a:ext cx="5760720" cy="3783965"/>
                    </a:xfrm>
                    <a:prstGeom prst="rect">
                      <a:avLst/>
                    </a:prstGeom>
                  </pic:spPr>
                </pic:pic>
              </a:graphicData>
            </a:graphic>
          </wp:inline>
        </w:drawing>
      </w:r>
    </w:p>
    <w:p w14:paraId="72B5BF3F" w14:textId="0C97FA61" w:rsidR="00494D28" w:rsidRPr="00494D28" w:rsidRDefault="006D33DF" w:rsidP="00F26C1D">
      <w:pPr>
        <w:pStyle w:val="Kpalrs"/>
        <w:jc w:val="center"/>
      </w:pPr>
      <w:fldSimple w:instr=" STYLEREF 2 \s ">
        <w:bookmarkStart w:id="84" w:name="_Toc228831385"/>
        <w:r w:rsidR="00DA6CD7">
          <w:rPr>
            <w:noProof/>
          </w:rPr>
          <w:t>2.9</w:t>
        </w:r>
      </w:fldSimple>
      <w:r>
        <w:noBreakHyphen/>
      </w:r>
      <w:fldSimple w:instr=" SEQ ábra \* ARABIC \s 2 ">
        <w:r w:rsidR="00DA6CD7">
          <w:rPr>
            <w:noProof/>
          </w:rPr>
          <w:t>2</w:t>
        </w:r>
      </w:fldSimple>
      <w:r w:rsidR="00F26C1D">
        <w:t>-</w:t>
      </w:r>
      <w:r w:rsidR="00F26C1D" w:rsidRPr="00F26C1D">
        <w:t xml:space="preserve"> </w:t>
      </w:r>
      <w:r w:rsidR="00F26C1D">
        <w:t>ábra Teszteredmények 2</w:t>
      </w:r>
      <w:bookmarkEnd w:id="84"/>
    </w:p>
    <w:p w14:paraId="43F9D07C" w14:textId="77777777" w:rsidR="00A75CA3" w:rsidRDefault="00A75CA3" w:rsidP="00A75CA3">
      <w:pPr>
        <w:keepNext/>
      </w:pPr>
      <w:r w:rsidRPr="00A75CA3">
        <w:drawing>
          <wp:inline distT="0" distB="0" distL="0" distR="0" wp14:anchorId="0946E67C" wp14:editId="75211BB2">
            <wp:extent cx="5760720" cy="2170430"/>
            <wp:effectExtent l="0" t="0" r="0" b="1270"/>
            <wp:docPr id="14222735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73531" name=""/>
                    <pic:cNvPicPr/>
                  </pic:nvPicPr>
                  <pic:blipFill>
                    <a:blip r:embed="rId27"/>
                    <a:stretch>
                      <a:fillRect/>
                    </a:stretch>
                  </pic:blipFill>
                  <pic:spPr>
                    <a:xfrm>
                      <a:off x="0" y="0"/>
                      <a:ext cx="5760720" cy="2170430"/>
                    </a:xfrm>
                    <a:prstGeom prst="rect">
                      <a:avLst/>
                    </a:prstGeom>
                  </pic:spPr>
                </pic:pic>
              </a:graphicData>
            </a:graphic>
          </wp:inline>
        </w:drawing>
      </w:r>
    </w:p>
    <w:p w14:paraId="505C6B45" w14:textId="1B0C02BB" w:rsidR="00EF2F99" w:rsidRPr="00EF2F99" w:rsidRDefault="006D33DF" w:rsidP="00A75CA3">
      <w:pPr>
        <w:pStyle w:val="Kpalrs"/>
        <w:jc w:val="center"/>
      </w:pPr>
      <w:fldSimple w:instr=" STYLEREF 2 \s ">
        <w:bookmarkStart w:id="85" w:name="_Toc228831386"/>
        <w:r w:rsidR="00DA6CD7">
          <w:rPr>
            <w:noProof/>
          </w:rPr>
          <w:t>2.9</w:t>
        </w:r>
      </w:fldSimple>
      <w:r>
        <w:noBreakHyphen/>
      </w:r>
      <w:fldSimple w:instr=" SEQ ábra \* ARABIC \s 2 ">
        <w:r w:rsidR="00DA6CD7">
          <w:rPr>
            <w:noProof/>
          </w:rPr>
          <w:t>3</w:t>
        </w:r>
      </w:fldSimple>
      <w:r w:rsidR="00A75CA3">
        <w:t>-ábra</w:t>
      </w:r>
      <w:r w:rsidR="00A75CA3">
        <w:rPr>
          <w:noProof/>
        </w:rPr>
        <w:t xml:space="preserve"> Teszteredmények 3</w:t>
      </w:r>
      <w:bookmarkEnd w:id="85"/>
    </w:p>
    <w:p w14:paraId="4B777E7A" w14:textId="35F8A423" w:rsidR="00D84D16" w:rsidRDefault="00700582" w:rsidP="00700582">
      <w:pPr>
        <w:pStyle w:val="Cmsor3"/>
      </w:pPr>
      <w:bookmarkStart w:id="86" w:name="_Toc228831349"/>
      <w:r>
        <w:t>Böngészőtesztelés</w:t>
      </w:r>
      <w:bookmarkEnd w:id="86"/>
    </w:p>
    <w:p w14:paraId="61B5C779" w14:textId="56160F72" w:rsidR="00AE1FC9" w:rsidRDefault="00AE1FC9" w:rsidP="00AE1FC9">
      <w:pPr>
        <w:rPr>
          <w:rFonts w:ascii="Times New Roman" w:hAnsi="Times New Roman" w:cs="Times New Roman"/>
          <w:sz w:val="24"/>
          <w:szCs w:val="24"/>
        </w:rPr>
      </w:pPr>
      <w:r>
        <w:t xml:space="preserve">Az </w:t>
      </w:r>
      <w:r w:rsidRPr="00AE1FC9">
        <w:rPr>
          <w:rFonts w:ascii="Times New Roman" w:hAnsi="Times New Roman" w:cs="Times New Roman"/>
          <w:sz w:val="24"/>
          <w:szCs w:val="24"/>
        </w:rPr>
        <w:t>alkalma</w:t>
      </w:r>
      <w:r>
        <w:rPr>
          <w:rFonts w:ascii="Times New Roman" w:hAnsi="Times New Roman" w:cs="Times New Roman"/>
          <w:sz w:val="24"/>
          <w:szCs w:val="24"/>
        </w:rPr>
        <w:t>zás</w:t>
      </w:r>
      <w:r w:rsidR="00CF1E1B">
        <w:rPr>
          <w:rFonts w:ascii="Times New Roman" w:hAnsi="Times New Roman" w:cs="Times New Roman"/>
          <w:sz w:val="24"/>
          <w:szCs w:val="24"/>
        </w:rPr>
        <w:t>t</w:t>
      </w:r>
      <w:r>
        <w:rPr>
          <w:rFonts w:ascii="Times New Roman" w:hAnsi="Times New Roman" w:cs="Times New Roman"/>
          <w:sz w:val="24"/>
          <w:szCs w:val="24"/>
        </w:rPr>
        <w:t xml:space="preserve"> </w:t>
      </w:r>
      <w:r w:rsidR="00CF1E1B">
        <w:rPr>
          <w:rFonts w:ascii="Times New Roman" w:hAnsi="Times New Roman" w:cs="Times New Roman"/>
          <w:sz w:val="24"/>
          <w:szCs w:val="24"/>
        </w:rPr>
        <w:t>az alábbi böngészőkben teszteltük</w:t>
      </w:r>
    </w:p>
    <w:tbl>
      <w:tblPr>
        <w:tblStyle w:val="Tblzatrcsos1vilgos"/>
        <w:tblW w:w="0" w:type="auto"/>
        <w:tblLook w:val="04A0" w:firstRow="1" w:lastRow="0" w:firstColumn="1" w:lastColumn="0" w:noHBand="0" w:noVBand="1"/>
      </w:tblPr>
      <w:tblGrid>
        <w:gridCol w:w="4531"/>
        <w:gridCol w:w="4531"/>
      </w:tblGrid>
      <w:tr w:rsidR="000956BA" w14:paraId="431ECCF0" w14:textId="77777777" w:rsidTr="00095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0FFC395" w14:textId="66ADF0AF" w:rsidR="000956BA" w:rsidRPr="000D79AF" w:rsidRDefault="000956BA" w:rsidP="00AE1FC9">
            <w:pPr>
              <w:rPr>
                <w:rFonts w:ascii="Times New Roman" w:hAnsi="Times New Roman" w:cs="Times New Roman"/>
                <w:sz w:val="24"/>
                <w:szCs w:val="24"/>
              </w:rPr>
            </w:pPr>
            <w:r w:rsidRPr="000D79AF">
              <w:rPr>
                <w:rFonts w:ascii="Times New Roman" w:hAnsi="Times New Roman" w:cs="Times New Roman"/>
                <w:sz w:val="24"/>
                <w:szCs w:val="24"/>
              </w:rPr>
              <w:t>Böngésző</w:t>
            </w:r>
          </w:p>
        </w:tc>
        <w:tc>
          <w:tcPr>
            <w:tcW w:w="4531" w:type="dxa"/>
          </w:tcPr>
          <w:p w14:paraId="6EFEE186" w14:textId="403B0808" w:rsidR="000956BA" w:rsidRPr="000D79AF" w:rsidRDefault="000956BA" w:rsidP="00AE1FC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79AF">
              <w:rPr>
                <w:rFonts w:ascii="Times New Roman" w:hAnsi="Times New Roman" w:cs="Times New Roman"/>
                <w:sz w:val="24"/>
                <w:szCs w:val="24"/>
              </w:rPr>
              <w:t>Eredmény</w:t>
            </w:r>
          </w:p>
        </w:tc>
      </w:tr>
      <w:tr w:rsidR="000956BA" w14:paraId="39FB54AF" w14:textId="77777777" w:rsidTr="000956BA">
        <w:tc>
          <w:tcPr>
            <w:cnfStyle w:val="001000000000" w:firstRow="0" w:lastRow="0" w:firstColumn="1" w:lastColumn="0" w:oddVBand="0" w:evenVBand="0" w:oddHBand="0" w:evenHBand="0" w:firstRowFirstColumn="0" w:firstRowLastColumn="0" w:lastRowFirstColumn="0" w:lastRowLastColumn="0"/>
            <w:tcW w:w="4531" w:type="dxa"/>
          </w:tcPr>
          <w:p w14:paraId="0FA8F0ED" w14:textId="4F08ED8E" w:rsidR="000956BA" w:rsidRPr="000D79AF" w:rsidRDefault="000956BA" w:rsidP="00AE1FC9">
            <w:pPr>
              <w:rPr>
                <w:rFonts w:ascii="Times New Roman" w:hAnsi="Times New Roman" w:cs="Times New Roman"/>
                <w:b w:val="0"/>
                <w:bCs w:val="0"/>
                <w:sz w:val="24"/>
                <w:szCs w:val="24"/>
              </w:rPr>
            </w:pPr>
            <w:r w:rsidRPr="000D79AF">
              <w:rPr>
                <w:rFonts w:ascii="Times New Roman" w:hAnsi="Times New Roman" w:cs="Times New Roman"/>
                <w:b w:val="0"/>
                <w:bCs w:val="0"/>
                <w:sz w:val="24"/>
                <w:szCs w:val="24"/>
              </w:rPr>
              <w:t>Google Chrome</w:t>
            </w:r>
          </w:p>
        </w:tc>
        <w:tc>
          <w:tcPr>
            <w:tcW w:w="4531" w:type="dxa"/>
          </w:tcPr>
          <w:p w14:paraId="5F2F707D" w14:textId="13B290B7" w:rsidR="000956BA" w:rsidRPr="000D79AF" w:rsidRDefault="000D79AF" w:rsidP="00AE1F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79AF">
              <w:rPr>
                <w:rFonts w:ascii="Times New Roman" w:eastAsia="Times New Roman" w:hAnsi="Times New Roman" w:cs="Times New Roman"/>
                <w:sz w:val="24"/>
                <w:szCs w:val="24"/>
              </w:rPr>
              <w:t>Minden funkció hibátlanul működik</w:t>
            </w:r>
          </w:p>
        </w:tc>
      </w:tr>
      <w:tr w:rsidR="000956BA" w14:paraId="01581FB3" w14:textId="77777777" w:rsidTr="000956BA">
        <w:tc>
          <w:tcPr>
            <w:cnfStyle w:val="001000000000" w:firstRow="0" w:lastRow="0" w:firstColumn="1" w:lastColumn="0" w:oddVBand="0" w:evenVBand="0" w:oddHBand="0" w:evenHBand="0" w:firstRowFirstColumn="0" w:firstRowLastColumn="0" w:lastRowFirstColumn="0" w:lastRowLastColumn="0"/>
            <w:tcW w:w="4531" w:type="dxa"/>
          </w:tcPr>
          <w:p w14:paraId="79EC9F47" w14:textId="44DAF29D" w:rsidR="000956BA" w:rsidRPr="000D79AF" w:rsidRDefault="000D79AF" w:rsidP="00AE1FC9">
            <w:pPr>
              <w:rPr>
                <w:rFonts w:ascii="Times New Roman" w:hAnsi="Times New Roman" w:cs="Times New Roman"/>
                <w:b w:val="0"/>
                <w:bCs w:val="0"/>
                <w:sz w:val="24"/>
                <w:szCs w:val="24"/>
              </w:rPr>
            </w:pPr>
            <w:r w:rsidRPr="000D79AF">
              <w:rPr>
                <w:rFonts w:ascii="Times New Roman" w:hAnsi="Times New Roman" w:cs="Times New Roman"/>
                <w:b w:val="0"/>
                <w:bCs w:val="0"/>
                <w:sz w:val="24"/>
                <w:szCs w:val="24"/>
              </w:rPr>
              <w:t>Opera GX</w:t>
            </w:r>
          </w:p>
        </w:tc>
        <w:tc>
          <w:tcPr>
            <w:tcW w:w="4531" w:type="dxa"/>
          </w:tcPr>
          <w:p w14:paraId="05A7619B" w14:textId="1E9A3DFD" w:rsidR="000956BA" w:rsidRPr="000D79AF" w:rsidRDefault="000D79AF" w:rsidP="00AE1F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79AF">
              <w:rPr>
                <w:rFonts w:ascii="Times New Roman" w:eastAsia="Times New Roman" w:hAnsi="Times New Roman" w:cs="Times New Roman"/>
                <w:sz w:val="24"/>
                <w:szCs w:val="24"/>
              </w:rPr>
              <w:t>Minden funkció hibátlanul működik</w:t>
            </w:r>
          </w:p>
        </w:tc>
      </w:tr>
      <w:tr w:rsidR="000956BA" w14:paraId="5CE041A4" w14:textId="77777777" w:rsidTr="000956BA">
        <w:tc>
          <w:tcPr>
            <w:cnfStyle w:val="001000000000" w:firstRow="0" w:lastRow="0" w:firstColumn="1" w:lastColumn="0" w:oddVBand="0" w:evenVBand="0" w:oddHBand="0" w:evenHBand="0" w:firstRowFirstColumn="0" w:firstRowLastColumn="0" w:lastRowFirstColumn="0" w:lastRowLastColumn="0"/>
            <w:tcW w:w="4531" w:type="dxa"/>
          </w:tcPr>
          <w:p w14:paraId="3C4CA1DE" w14:textId="047BEC2F" w:rsidR="000956BA" w:rsidRPr="000D79AF" w:rsidRDefault="000D79AF" w:rsidP="00AE1FC9">
            <w:pPr>
              <w:rPr>
                <w:rFonts w:ascii="Times New Roman" w:hAnsi="Times New Roman" w:cs="Times New Roman"/>
                <w:b w:val="0"/>
                <w:bCs w:val="0"/>
                <w:sz w:val="24"/>
                <w:szCs w:val="24"/>
              </w:rPr>
            </w:pPr>
            <w:r w:rsidRPr="000D79AF">
              <w:rPr>
                <w:rFonts w:ascii="Times New Roman" w:hAnsi="Times New Roman" w:cs="Times New Roman"/>
                <w:b w:val="0"/>
                <w:bCs w:val="0"/>
                <w:sz w:val="24"/>
                <w:szCs w:val="24"/>
              </w:rPr>
              <w:t>Microsoft Edge</w:t>
            </w:r>
          </w:p>
        </w:tc>
        <w:tc>
          <w:tcPr>
            <w:tcW w:w="4531" w:type="dxa"/>
          </w:tcPr>
          <w:p w14:paraId="62EA9844" w14:textId="212083B2" w:rsidR="000956BA" w:rsidRPr="000D79AF" w:rsidRDefault="000D79AF" w:rsidP="00AE1F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79AF">
              <w:rPr>
                <w:rFonts w:ascii="Times New Roman" w:eastAsia="Times New Roman" w:hAnsi="Times New Roman" w:cs="Times New Roman"/>
                <w:sz w:val="24"/>
                <w:szCs w:val="24"/>
              </w:rPr>
              <w:t>Minden funkció hibátlanul működik</w:t>
            </w:r>
          </w:p>
        </w:tc>
      </w:tr>
    </w:tbl>
    <w:p w14:paraId="7AFA0512" w14:textId="77777777" w:rsidR="00CF1E1B" w:rsidRDefault="00CF1E1B" w:rsidP="00AE1FC9">
      <w:pPr>
        <w:rPr>
          <w:rFonts w:ascii="Times New Roman" w:hAnsi="Times New Roman" w:cs="Times New Roman"/>
          <w:sz w:val="24"/>
          <w:szCs w:val="24"/>
        </w:rPr>
      </w:pPr>
    </w:p>
    <w:p w14:paraId="20E08D28" w14:textId="0788C08D" w:rsidR="00220E4C" w:rsidRDefault="007B2E68" w:rsidP="007B2E68">
      <w:pPr>
        <w:pStyle w:val="Cmsor3"/>
      </w:pPr>
      <w:bookmarkStart w:id="87" w:name="_Toc228831350"/>
      <w:r>
        <w:lastRenderedPageBreak/>
        <w:t>Validáció és hibakezelés tesztelése</w:t>
      </w:r>
      <w:bookmarkEnd w:id="87"/>
    </w:p>
    <w:p w14:paraId="212CC591" w14:textId="6942BEEE" w:rsidR="00470CDC" w:rsidRPr="00A32E6E" w:rsidRDefault="00470CDC" w:rsidP="00470CDC">
      <w:pPr>
        <w:rPr>
          <w:rFonts w:ascii="Times New Roman" w:hAnsi="Times New Roman" w:cs="Times New Roman"/>
          <w:sz w:val="24"/>
          <w:szCs w:val="24"/>
        </w:rPr>
      </w:pPr>
      <w:r w:rsidRPr="00A32E6E">
        <w:rPr>
          <w:rFonts w:ascii="Times New Roman" w:hAnsi="Times New Roman" w:cs="Times New Roman"/>
          <w:sz w:val="24"/>
          <w:szCs w:val="24"/>
        </w:rPr>
        <w:t>A rendszer viselkedését nem optimális használat esetén is teszteltük. Az alábbi táblázat fogla</w:t>
      </w:r>
      <w:r w:rsidR="00A32E6E" w:rsidRPr="00A32E6E">
        <w:rPr>
          <w:rFonts w:ascii="Times New Roman" w:hAnsi="Times New Roman" w:cs="Times New Roman"/>
          <w:sz w:val="24"/>
          <w:szCs w:val="24"/>
        </w:rPr>
        <w:t>lja magában a főbb teszteseteket.</w:t>
      </w:r>
    </w:p>
    <w:tbl>
      <w:tblPr>
        <w:tblStyle w:val="Tblzatrcsos1vilgos"/>
        <w:tblW w:w="0" w:type="auto"/>
        <w:tblLook w:val="04A0" w:firstRow="1" w:lastRow="0" w:firstColumn="1" w:lastColumn="0" w:noHBand="0" w:noVBand="1"/>
      </w:tblPr>
      <w:tblGrid>
        <w:gridCol w:w="2265"/>
        <w:gridCol w:w="2265"/>
        <w:gridCol w:w="2266"/>
        <w:gridCol w:w="2266"/>
      </w:tblGrid>
      <w:tr w:rsidR="007B2E68" w14:paraId="2053A450" w14:textId="77777777" w:rsidTr="007B2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1834185" w14:textId="35F50D02" w:rsidR="007B2E68" w:rsidRPr="007B2E68" w:rsidRDefault="007B2E68" w:rsidP="007B2E68">
            <w:pPr>
              <w:rPr>
                <w:rFonts w:ascii="Times New Roman" w:hAnsi="Times New Roman" w:cs="Times New Roman"/>
                <w:sz w:val="24"/>
                <w:szCs w:val="24"/>
              </w:rPr>
            </w:pPr>
            <w:r w:rsidRPr="007B2E68">
              <w:rPr>
                <w:rFonts w:ascii="Times New Roman" w:hAnsi="Times New Roman" w:cs="Times New Roman"/>
                <w:sz w:val="24"/>
                <w:szCs w:val="24"/>
              </w:rPr>
              <w:t>Teszteset</w:t>
            </w:r>
          </w:p>
        </w:tc>
        <w:tc>
          <w:tcPr>
            <w:tcW w:w="2265" w:type="dxa"/>
          </w:tcPr>
          <w:p w14:paraId="63755305" w14:textId="41935CB1" w:rsidR="007B2E68" w:rsidRPr="007B2E68" w:rsidRDefault="007B2E68" w:rsidP="007B2E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2E68">
              <w:rPr>
                <w:rFonts w:ascii="Times New Roman" w:hAnsi="Times New Roman" w:cs="Times New Roman"/>
                <w:sz w:val="24"/>
                <w:szCs w:val="24"/>
              </w:rPr>
              <w:t>B</w:t>
            </w:r>
            <w:r>
              <w:rPr>
                <w:rFonts w:ascii="Times New Roman" w:hAnsi="Times New Roman" w:cs="Times New Roman"/>
                <w:sz w:val="24"/>
                <w:szCs w:val="24"/>
              </w:rPr>
              <w:t>emenet</w:t>
            </w:r>
          </w:p>
        </w:tc>
        <w:tc>
          <w:tcPr>
            <w:tcW w:w="2266" w:type="dxa"/>
          </w:tcPr>
          <w:p w14:paraId="26FEE080" w14:textId="26DD78A2" w:rsidR="007B2E68" w:rsidRPr="007B2E68" w:rsidRDefault="007B2E68" w:rsidP="007B2E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Elvárt viselkedés</w:t>
            </w:r>
          </w:p>
        </w:tc>
        <w:tc>
          <w:tcPr>
            <w:tcW w:w="2266" w:type="dxa"/>
          </w:tcPr>
          <w:p w14:paraId="1AF767BE" w14:textId="4567FED2" w:rsidR="007B2E68" w:rsidRPr="007B2E68" w:rsidRDefault="007B2E68" w:rsidP="007B2E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Eredmény</w:t>
            </w:r>
          </w:p>
        </w:tc>
      </w:tr>
      <w:tr w:rsidR="005E101C" w14:paraId="034FE783" w14:textId="77777777" w:rsidTr="007B2E68">
        <w:tc>
          <w:tcPr>
            <w:cnfStyle w:val="001000000000" w:firstRow="0" w:lastRow="0" w:firstColumn="1" w:lastColumn="0" w:oddVBand="0" w:evenVBand="0" w:oddHBand="0" w:evenHBand="0" w:firstRowFirstColumn="0" w:firstRowLastColumn="0" w:lastRowFirstColumn="0" w:lastRowLastColumn="0"/>
            <w:tcW w:w="2265" w:type="dxa"/>
          </w:tcPr>
          <w:p w14:paraId="43D3650F" w14:textId="5F5A6A16" w:rsidR="005E101C" w:rsidRPr="00470CDC" w:rsidRDefault="005E101C" w:rsidP="005E101C">
            <w:pPr>
              <w:rPr>
                <w:rFonts w:ascii="Times New Roman" w:hAnsi="Times New Roman" w:cs="Times New Roman"/>
                <w:b w:val="0"/>
                <w:bCs w:val="0"/>
                <w:sz w:val="24"/>
                <w:szCs w:val="24"/>
              </w:rPr>
            </w:pPr>
            <w:r w:rsidRPr="00470CDC">
              <w:rPr>
                <w:rFonts w:ascii="Times New Roman" w:eastAsia="Times New Roman" w:hAnsi="Times New Roman" w:cs="Times New Roman"/>
                <w:b w:val="0"/>
                <w:bCs w:val="0"/>
                <w:sz w:val="24"/>
                <w:szCs w:val="24"/>
              </w:rPr>
              <w:t>Hibás bejelentkezés</w:t>
            </w:r>
          </w:p>
        </w:tc>
        <w:tc>
          <w:tcPr>
            <w:tcW w:w="2265" w:type="dxa"/>
          </w:tcPr>
          <w:p w14:paraId="1FD8BBAE" w14:textId="2AA4BD0A" w:rsidR="005E101C" w:rsidRPr="00470CDC" w:rsidRDefault="005E101C" w:rsidP="005E10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Rossz jelszó</w:t>
            </w:r>
          </w:p>
        </w:tc>
        <w:tc>
          <w:tcPr>
            <w:tcW w:w="2266" w:type="dxa"/>
          </w:tcPr>
          <w:p w14:paraId="58A4C3C6" w14:textId="0CF4E374" w:rsidR="005E101C" w:rsidRPr="00470CDC" w:rsidRDefault="005E101C" w:rsidP="005E10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Hibaüzenet, belépés megtagadva</w:t>
            </w:r>
          </w:p>
        </w:tc>
        <w:tc>
          <w:tcPr>
            <w:tcW w:w="2266" w:type="dxa"/>
          </w:tcPr>
          <w:p w14:paraId="43F75A4C" w14:textId="29C6A32C" w:rsidR="005E101C" w:rsidRPr="00470CDC" w:rsidRDefault="005E101C" w:rsidP="005E10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Megfelelő</w:t>
            </w:r>
          </w:p>
        </w:tc>
      </w:tr>
      <w:tr w:rsidR="00470CDC" w14:paraId="59785ED2" w14:textId="77777777" w:rsidTr="007B2E68">
        <w:tc>
          <w:tcPr>
            <w:cnfStyle w:val="001000000000" w:firstRow="0" w:lastRow="0" w:firstColumn="1" w:lastColumn="0" w:oddVBand="0" w:evenVBand="0" w:oddHBand="0" w:evenHBand="0" w:firstRowFirstColumn="0" w:firstRowLastColumn="0" w:lastRowFirstColumn="0" w:lastRowLastColumn="0"/>
            <w:tcW w:w="2265" w:type="dxa"/>
          </w:tcPr>
          <w:p w14:paraId="2B712E29" w14:textId="7F2B9C2A" w:rsidR="00470CDC" w:rsidRPr="00470CDC" w:rsidRDefault="00470CDC" w:rsidP="00470CDC">
            <w:pPr>
              <w:rPr>
                <w:rFonts w:ascii="Times New Roman" w:hAnsi="Times New Roman" w:cs="Times New Roman"/>
                <w:b w:val="0"/>
                <w:bCs w:val="0"/>
                <w:sz w:val="24"/>
                <w:szCs w:val="24"/>
              </w:rPr>
            </w:pPr>
            <w:r w:rsidRPr="00470CDC">
              <w:rPr>
                <w:rFonts w:ascii="Times New Roman" w:eastAsia="Times New Roman" w:hAnsi="Times New Roman" w:cs="Times New Roman"/>
                <w:b w:val="0"/>
                <w:bCs w:val="0"/>
                <w:sz w:val="24"/>
                <w:szCs w:val="24"/>
              </w:rPr>
              <w:t>Duplikált regisztráció</w:t>
            </w:r>
          </w:p>
        </w:tc>
        <w:tc>
          <w:tcPr>
            <w:tcW w:w="2265" w:type="dxa"/>
          </w:tcPr>
          <w:p w14:paraId="30049CC3" w14:textId="471305FF"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Létező e-mail</w:t>
            </w:r>
          </w:p>
        </w:tc>
        <w:tc>
          <w:tcPr>
            <w:tcW w:w="2266" w:type="dxa"/>
          </w:tcPr>
          <w:p w14:paraId="3BFEA25B" w14:textId="3FD9E286"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Hibaüzenet, regisztráció megtagadva</w:t>
            </w:r>
          </w:p>
        </w:tc>
        <w:tc>
          <w:tcPr>
            <w:tcW w:w="2266" w:type="dxa"/>
          </w:tcPr>
          <w:p w14:paraId="32A75BC5" w14:textId="24D4152F"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Megfelelő</w:t>
            </w:r>
          </w:p>
        </w:tc>
      </w:tr>
      <w:tr w:rsidR="00470CDC" w14:paraId="30CE98A3" w14:textId="77777777" w:rsidTr="007B2E68">
        <w:tc>
          <w:tcPr>
            <w:cnfStyle w:val="001000000000" w:firstRow="0" w:lastRow="0" w:firstColumn="1" w:lastColumn="0" w:oddVBand="0" w:evenVBand="0" w:oddHBand="0" w:evenHBand="0" w:firstRowFirstColumn="0" w:firstRowLastColumn="0" w:lastRowFirstColumn="0" w:lastRowLastColumn="0"/>
            <w:tcW w:w="2265" w:type="dxa"/>
          </w:tcPr>
          <w:p w14:paraId="79DA785A" w14:textId="773D7221" w:rsidR="00470CDC" w:rsidRPr="00470CDC" w:rsidRDefault="00470CDC" w:rsidP="00470CDC">
            <w:pPr>
              <w:rPr>
                <w:rFonts w:ascii="Times New Roman" w:hAnsi="Times New Roman" w:cs="Times New Roman"/>
                <w:b w:val="0"/>
                <w:bCs w:val="0"/>
                <w:sz w:val="24"/>
                <w:szCs w:val="24"/>
              </w:rPr>
            </w:pPr>
            <w:r w:rsidRPr="00470CDC">
              <w:rPr>
                <w:rFonts w:ascii="Times New Roman" w:eastAsia="Times New Roman" w:hAnsi="Times New Roman" w:cs="Times New Roman"/>
                <w:b w:val="0"/>
                <w:bCs w:val="0"/>
                <w:sz w:val="24"/>
                <w:szCs w:val="24"/>
              </w:rPr>
              <w:t>Lejárt köridő</w:t>
            </w:r>
          </w:p>
        </w:tc>
        <w:tc>
          <w:tcPr>
            <w:tcW w:w="2265" w:type="dxa"/>
          </w:tcPr>
          <w:p w14:paraId="4D47FB46" w14:textId="0B5055D3"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Tipp az időlimit után</w:t>
            </w:r>
          </w:p>
        </w:tc>
        <w:tc>
          <w:tcPr>
            <w:tcW w:w="2266" w:type="dxa"/>
          </w:tcPr>
          <w:p w14:paraId="5D7F7988" w14:textId="23F9409E"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0 pont kiosztása</w:t>
            </w:r>
          </w:p>
        </w:tc>
        <w:tc>
          <w:tcPr>
            <w:tcW w:w="2266" w:type="dxa"/>
          </w:tcPr>
          <w:p w14:paraId="7E662CB8" w14:textId="2C30B362"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Megfelelő</w:t>
            </w:r>
          </w:p>
        </w:tc>
      </w:tr>
      <w:tr w:rsidR="00470CDC" w14:paraId="461288D1" w14:textId="77777777" w:rsidTr="007B2E68">
        <w:tc>
          <w:tcPr>
            <w:cnfStyle w:val="001000000000" w:firstRow="0" w:lastRow="0" w:firstColumn="1" w:lastColumn="0" w:oddVBand="0" w:evenVBand="0" w:oddHBand="0" w:evenHBand="0" w:firstRowFirstColumn="0" w:firstRowLastColumn="0" w:lastRowFirstColumn="0" w:lastRowLastColumn="0"/>
            <w:tcW w:w="2265" w:type="dxa"/>
          </w:tcPr>
          <w:p w14:paraId="227399D9" w14:textId="635E831A" w:rsidR="00470CDC" w:rsidRPr="00470CDC" w:rsidRDefault="00470CDC" w:rsidP="00470CDC">
            <w:pPr>
              <w:rPr>
                <w:rFonts w:ascii="Times New Roman" w:hAnsi="Times New Roman" w:cs="Times New Roman"/>
                <w:b w:val="0"/>
                <w:bCs w:val="0"/>
                <w:sz w:val="24"/>
                <w:szCs w:val="24"/>
              </w:rPr>
            </w:pPr>
            <w:r w:rsidRPr="00470CDC">
              <w:rPr>
                <w:rFonts w:ascii="Times New Roman" w:eastAsia="Times New Roman" w:hAnsi="Times New Roman" w:cs="Times New Roman"/>
                <w:b w:val="0"/>
                <w:bCs w:val="0"/>
                <w:sz w:val="24"/>
                <w:szCs w:val="24"/>
              </w:rPr>
              <w:t>Rossz térkép</w:t>
            </w:r>
          </w:p>
        </w:tc>
        <w:tc>
          <w:tcPr>
            <w:tcW w:w="2265" w:type="dxa"/>
          </w:tcPr>
          <w:p w14:paraId="47E1DA1F" w14:textId="3BD867BE"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Tipp másik térképen</w:t>
            </w:r>
          </w:p>
        </w:tc>
        <w:tc>
          <w:tcPr>
            <w:tcW w:w="2266" w:type="dxa"/>
          </w:tcPr>
          <w:p w14:paraId="3E79AB42" w14:textId="7810C20E"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0 pont kiosztása</w:t>
            </w:r>
          </w:p>
        </w:tc>
        <w:tc>
          <w:tcPr>
            <w:tcW w:w="2266" w:type="dxa"/>
          </w:tcPr>
          <w:p w14:paraId="5CABCE34" w14:textId="35F191B7"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0CDC">
              <w:rPr>
                <w:rFonts w:ascii="Times New Roman" w:eastAsia="Times New Roman" w:hAnsi="Times New Roman" w:cs="Times New Roman"/>
                <w:sz w:val="24"/>
                <w:szCs w:val="24"/>
              </w:rPr>
              <w:t>Megfelelő</w:t>
            </w:r>
          </w:p>
        </w:tc>
      </w:tr>
      <w:tr w:rsidR="00470CDC" w14:paraId="79E7356B" w14:textId="77777777" w:rsidTr="007B2E68">
        <w:tc>
          <w:tcPr>
            <w:cnfStyle w:val="001000000000" w:firstRow="0" w:lastRow="0" w:firstColumn="1" w:lastColumn="0" w:oddVBand="0" w:evenVBand="0" w:oddHBand="0" w:evenHBand="0" w:firstRowFirstColumn="0" w:firstRowLastColumn="0" w:lastRowFirstColumn="0" w:lastRowLastColumn="0"/>
            <w:tcW w:w="2265" w:type="dxa"/>
          </w:tcPr>
          <w:p w14:paraId="3955DA37" w14:textId="35F93E16" w:rsidR="00470CDC" w:rsidRPr="00470CDC" w:rsidRDefault="00470CDC" w:rsidP="00470CDC">
            <w:pPr>
              <w:rPr>
                <w:rFonts w:ascii="Times New Roman" w:eastAsia="Times New Roman" w:hAnsi="Times New Roman" w:cs="Times New Roman"/>
                <w:b w:val="0"/>
                <w:bCs w:val="0"/>
                <w:sz w:val="24"/>
                <w:szCs w:val="24"/>
              </w:rPr>
            </w:pPr>
            <w:r w:rsidRPr="00470CDC">
              <w:rPr>
                <w:rFonts w:ascii="Times New Roman" w:eastAsia="Times New Roman" w:hAnsi="Times New Roman" w:cs="Times New Roman"/>
                <w:b w:val="0"/>
                <w:bCs w:val="0"/>
                <w:sz w:val="24"/>
                <w:szCs w:val="24"/>
              </w:rPr>
              <w:t>Érvénytelen koordináta</w:t>
            </w:r>
          </w:p>
        </w:tc>
        <w:tc>
          <w:tcPr>
            <w:tcW w:w="2265" w:type="dxa"/>
          </w:tcPr>
          <w:p w14:paraId="2DA14D0B" w14:textId="35CFA158"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u &gt; 1 vagy v &lt; 0</w:t>
            </w:r>
          </w:p>
        </w:tc>
        <w:tc>
          <w:tcPr>
            <w:tcW w:w="2266" w:type="dxa"/>
          </w:tcPr>
          <w:p w14:paraId="20156967" w14:textId="796D6E27"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0 pont kiosztása</w:t>
            </w:r>
          </w:p>
        </w:tc>
        <w:tc>
          <w:tcPr>
            <w:tcW w:w="2266" w:type="dxa"/>
          </w:tcPr>
          <w:p w14:paraId="7079560D" w14:textId="7627CF6B"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Megfelelő</w:t>
            </w:r>
          </w:p>
        </w:tc>
      </w:tr>
      <w:tr w:rsidR="00470CDC" w14:paraId="22F20299" w14:textId="77777777" w:rsidTr="007B2E68">
        <w:tc>
          <w:tcPr>
            <w:cnfStyle w:val="001000000000" w:firstRow="0" w:lastRow="0" w:firstColumn="1" w:lastColumn="0" w:oddVBand="0" w:evenVBand="0" w:oddHBand="0" w:evenHBand="0" w:firstRowFirstColumn="0" w:firstRowLastColumn="0" w:lastRowFirstColumn="0" w:lastRowLastColumn="0"/>
            <w:tcW w:w="2265" w:type="dxa"/>
          </w:tcPr>
          <w:p w14:paraId="4D21011B" w14:textId="395A5A29" w:rsidR="00470CDC" w:rsidRPr="00470CDC" w:rsidRDefault="00470CDC" w:rsidP="00470CDC">
            <w:pPr>
              <w:rPr>
                <w:rFonts w:ascii="Times New Roman" w:eastAsia="Times New Roman" w:hAnsi="Times New Roman" w:cs="Times New Roman"/>
                <w:b w:val="0"/>
                <w:bCs w:val="0"/>
                <w:sz w:val="24"/>
                <w:szCs w:val="24"/>
              </w:rPr>
            </w:pPr>
            <w:r w:rsidRPr="00470CDC">
              <w:rPr>
                <w:rFonts w:ascii="Times New Roman" w:eastAsia="Times New Roman" w:hAnsi="Times New Roman" w:cs="Times New Roman"/>
                <w:b w:val="0"/>
                <w:bCs w:val="0"/>
                <w:sz w:val="24"/>
                <w:szCs w:val="24"/>
              </w:rPr>
              <w:t>Üres pályán játék</w:t>
            </w:r>
          </w:p>
        </w:tc>
        <w:tc>
          <w:tcPr>
            <w:tcW w:w="2265" w:type="dxa"/>
          </w:tcPr>
          <w:p w14:paraId="06344C2B" w14:textId="5A41A1AC"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Pálya 0 ponttal</w:t>
            </w:r>
          </w:p>
        </w:tc>
        <w:tc>
          <w:tcPr>
            <w:tcW w:w="2266" w:type="dxa"/>
          </w:tcPr>
          <w:p w14:paraId="1F5ABB8E" w14:textId="22E427F7"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Hibaüzenet, játék nem indul</w:t>
            </w:r>
          </w:p>
        </w:tc>
        <w:tc>
          <w:tcPr>
            <w:tcW w:w="2266" w:type="dxa"/>
          </w:tcPr>
          <w:p w14:paraId="76D9F752" w14:textId="25DDF876"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Megfelelő</w:t>
            </w:r>
          </w:p>
        </w:tc>
      </w:tr>
      <w:tr w:rsidR="00470CDC" w14:paraId="30CC79C1" w14:textId="77777777" w:rsidTr="007B2E68">
        <w:tc>
          <w:tcPr>
            <w:cnfStyle w:val="001000000000" w:firstRow="0" w:lastRow="0" w:firstColumn="1" w:lastColumn="0" w:oddVBand="0" w:evenVBand="0" w:oddHBand="0" w:evenHBand="0" w:firstRowFirstColumn="0" w:firstRowLastColumn="0" w:lastRowFirstColumn="0" w:lastRowLastColumn="0"/>
            <w:tcW w:w="2265" w:type="dxa"/>
          </w:tcPr>
          <w:p w14:paraId="118EEB49" w14:textId="2F67A466" w:rsidR="00470CDC" w:rsidRPr="00470CDC" w:rsidRDefault="00470CDC" w:rsidP="00470CDC">
            <w:pPr>
              <w:rPr>
                <w:rFonts w:ascii="Times New Roman" w:eastAsia="Times New Roman" w:hAnsi="Times New Roman" w:cs="Times New Roman"/>
                <w:b w:val="0"/>
                <w:bCs w:val="0"/>
                <w:sz w:val="24"/>
                <w:szCs w:val="24"/>
              </w:rPr>
            </w:pPr>
            <w:r w:rsidRPr="00470CDC">
              <w:rPr>
                <w:rFonts w:ascii="Times New Roman" w:eastAsia="Times New Roman" w:hAnsi="Times New Roman" w:cs="Times New Roman"/>
                <w:b w:val="0"/>
                <w:bCs w:val="0"/>
                <w:sz w:val="24"/>
                <w:szCs w:val="24"/>
              </w:rPr>
              <w:t>Nagy fájl feltöltés</w:t>
            </w:r>
          </w:p>
        </w:tc>
        <w:tc>
          <w:tcPr>
            <w:tcW w:w="2265" w:type="dxa"/>
          </w:tcPr>
          <w:p w14:paraId="32E51D4C" w14:textId="361ABB3E"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50 MB kép</w:t>
            </w:r>
          </w:p>
        </w:tc>
        <w:tc>
          <w:tcPr>
            <w:tcW w:w="2266" w:type="dxa"/>
          </w:tcPr>
          <w:p w14:paraId="1AA1B4EB" w14:textId="3A8DF95D"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Elutasítás méretkorlát miatt</w:t>
            </w:r>
          </w:p>
        </w:tc>
        <w:tc>
          <w:tcPr>
            <w:tcW w:w="2266" w:type="dxa"/>
          </w:tcPr>
          <w:p w14:paraId="48A659B6" w14:textId="73A43555"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Megfelelő</w:t>
            </w:r>
          </w:p>
        </w:tc>
      </w:tr>
      <w:tr w:rsidR="00470CDC" w14:paraId="335EA697" w14:textId="77777777" w:rsidTr="007B2E68">
        <w:tc>
          <w:tcPr>
            <w:cnfStyle w:val="001000000000" w:firstRow="0" w:lastRow="0" w:firstColumn="1" w:lastColumn="0" w:oddVBand="0" w:evenVBand="0" w:oddHBand="0" w:evenHBand="0" w:firstRowFirstColumn="0" w:firstRowLastColumn="0" w:lastRowFirstColumn="0" w:lastRowLastColumn="0"/>
            <w:tcW w:w="2265" w:type="dxa"/>
          </w:tcPr>
          <w:p w14:paraId="1E7E112E" w14:textId="5129BC08" w:rsidR="00470CDC" w:rsidRPr="00470CDC" w:rsidRDefault="00470CDC" w:rsidP="00470CDC">
            <w:pPr>
              <w:rPr>
                <w:rFonts w:ascii="Times New Roman" w:eastAsia="Times New Roman" w:hAnsi="Times New Roman" w:cs="Times New Roman"/>
                <w:b w:val="0"/>
                <w:bCs w:val="0"/>
                <w:sz w:val="24"/>
                <w:szCs w:val="24"/>
              </w:rPr>
            </w:pPr>
            <w:r w:rsidRPr="00470CDC">
              <w:rPr>
                <w:rFonts w:ascii="Times New Roman" w:eastAsia="Times New Roman" w:hAnsi="Times New Roman" w:cs="Times New Roman"/>
                <w:b w:val="0"/>
                <w:bCs w:val="0"/>
                <w:sz w:val="24"/>
                <w:szCs w:val="24"/>
              </w:rPr>
              <w:t>SQL injection kísérlet</w:t>
            </w:r>
          </w:p>
        </w:tc>
        <w:tc>
          <w:tcPr>
            <w:tcW w:w="2265" w:type="dxa"/>
          </w:tcPr>
          <w:p w14:paraId="6565D166" w14:textId="491F5C31"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Speciális karakterek</w:t>
            </w:r>
          </w:p>
        </w:tc>
        <w:tc>
          <w:tcPr>
            <w:tcW w:w="2266" w:type="dxa"/>
          </w:tcPr>
          <w:p w14:paraId="0E1F1F08" w14:textId="5320A31C"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Paraméteres lekérdezés véd</w:t>
            </w:r>
          </w:p>
        </w:tc>
        <w:tc>
          <w:tcPr>
            <w:tcW w:w="2266" w:type="dxa"/>
          </w:tcPr>
          <w:p w14:paraId="5AF63BBD" w14:textId="261E44D0" w:rsidR="00470CDC" w:rsidRPr="00470CDC" w:rsidRDefault="00470CDC" w:rsidP="00470C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70CDC">
              <w:rPr>
                <w:rFonts w:ascii="Times New Roman" w:eastAsia="Times New Roman" w:hAnsi="Times New Roman" w:cs="Times New Roman"/>
                <w:sz w:val="24"/>
                <w:szCs w:val="24"/>
              </w:rPr>
              <w:t>Megfelelő</w:t>
            </w:r>
          </w:p>
        </w:tc>
      </w:tr>
    </w:tbl>
    <w:p w14:paraId="1D8C773E" w14:textId="77777777" w:rsidR="007B2E68" w:rsidRDefault="007B2E68" w:rsidP="007B2E68"/>
    <w:p w14:paraId="63D89AEC" w14:textId="6D137CFA" w:rsidR="00C813CA" w:rsidRDefault="00A32E6E" w:rsidP="00A32E6E">
      <w:pPr>
        <w:pStyle w:val="Cmsor3"/>
      </w:pPr>
      <w:bookmarkStart w:id="88" w:name="_Toc228831351"/>
      <w:r>
        <w:t>Tesztelői hozzáférés</w:t>
      </w:r>
      <w:bookmarkEnd w:id="88"/>
    </w:p>
    <w:p w14:paraId="5F4DB387" w14:textId="77777777" w:rsidR="00B63F2A" w:rsidRDefault="00B63F2A" w:rsidP="00B63F2A">
      <w:pPr>
        <w:spacing w:after="120" w:line="360" w:lineRule="auto"/>
        <w:jc w:val="both"/>
      </w:pPr>
      <w:r>
        <w:rPr>
          <w:rFonts w:ascii="Times New Roman" w:eastAsia="Times New Roman" w:hAnsi="Times New Roman" w:cs="Times New Roman"/>
          <w:sz w:val="24"/>
          <w:szCs w:val="24"/>
        </w:rPr>
        <w:t>A program teszteléséhez az alábbi bejelentkezési adatokkal lehet belépni saját regisztráció nélkül:</w:t>
      </w:r>
    </w:p>
    <w:p w14:paraId="5C54BA27" w14:textId="4E2379C3" w:rsidR="00B74695" w:rsidRDefault="005005D1" w:rsidP="00B74695">
      <w:r w:rsidRPr="005005D1">
        <w:rPr>
          <w:b/>
          <w:bCs/>
        </w:rPr>
        <w:t>Felhasználónév</w:t>
      </w:r>
      <w:r>
        <w:t xml:space="preserve">: </w:t>
      </w:r>
      <w:r w:rsidRPr="005005D1">
        <w:rPr>
          <w:b/>
          <w:bCs/>
        </w:rPr>
        <w:t>Jelszó</w:t>
      </w:r>
      <w:r>
        <w:t>:</w:t>
      </w:r>
    </w:p>
    <w:p w14:paraId="706135BA" w14:textId="7BE1716F" w:rsidR="00564891" w:rsidRDefault="006949D8" w:rsidP="006949D8">
      <w:pPr>
        <w:pStyle w:val="Cmsor2"/>
      </w:pPr>
      <w:bookmarkStart w:id="89" w:name="_Toc228831352"/>
      <w:r>
        <w:t>Továbbfejlesztési lehetőségek</w:t>
      </w:r>
      <w:bookmarkEnd w:id="89"/>
    </w:p>
    <w:p w14:paraId="1A206DCD" w14:textId="77777777" w:rsidR="00C4352B" w:rsidRDefault="00C4352B" w:rsidP="00C4352B">
      <w:pPr>
        <w:spacing w:after="120" w:line="360" w:lineRule="auto"/>
        <w:jc w:val="both"/>
      </w:pPr>
      <w:r>
        <w:rPr>
          <w:rFonts w:ascii="Times New Roman" w:eastAsia="Times New Roman" w:hAnsi="Times New Roman" w:cs="Times New Roman"/>
          <w:sz w:val="24"/>
          <w:szCs w:val="24"/>
        </w:rPr>
        <w:t>Az alkalmazás jelenlegi formájában egy működőképes, komplex vizsgaprojekt, amely számos irányban bővíthető. Az alábbiakban néhány lehetséges fejlesztési irányt vázolunk:</w:t>
      </w:r>
    </w:p>
    <w:p w14:paraId="6921217E" w14:textId="77777777" w:rsidR="00C4352B" w:rsidRDefault="00C4352B" w:rsidP="00C4352B">
      <w:pPr>
        <w:pStyle w:val="Listaszerbekezds"/>
        <w:numPr>
          <w:ilvl w:val="0"/>
          <w:numId w:val="8"/>
        </w:numPr>
        <w:spacing w:after="60" w:line="360" w:lineRule="auto"/>
      </w:pPr>
      <w:r>
        <w:rPr>
          <w:b/>
          <w:bCs/>
        </w:rPr>
        <w:t>Natív mobilalkalmazás</w:t>
      </w:r>
      <w:r>
        <w:t>: A jelenlegi reszponzív webes kliens mellett egy dedikált Android és/vagy iOS alkalmazás fejlesztése, amely kihasználja az eszköz giroszkópját a 360 fokos panorámakép forgatásához.</w:t>
      </w:r>
    </w:p>
    <w:p w14:paraId="370EDEAD" w14:textId="77777777" w:rsidR="00C4352B" w:rsidRDefault="00C4352B" w:rsidP="00C4352B">
      <w:pPr>
        <w:pStyle w:val="Listaszerbekezds"/>
        <w:numPr>
          <w:ilvl w:val="0"/>
          <w:numId w:val="8"/>
        </w:numPr>
        <w:spacing w:after="60" w:line="360" w:lineRule="auto"/>
      </w:pPr>
      <w:r>
        <w:rPr>
          <w:b/>
          <w:bCs/>
        </w:rPr>
        <w:t>Többjátékos mód</w:t>
      </w:r>
      <w:r>
        <w:t>: Valós idejű, egymás elleni játékmód megvalósítása WebSocket (pl. Socket.io) alapon, ahol a játékosok azonos időben, azonos pályán versenyeznek.</w:t>
      </w:r>
    </w:p>
    <w:p w14:paraId="50816F02" w14:textId="77777777" w:rsidR="00C4352B" w:rsidRDefault="00C4352B" w:rsidP="00C4352B">
      <w:pPr>
        <w:pStyle w:val="Listaszerbekezds"/>
        <w:numPr>
          <w:ilvl w:val="0"/>
          <w:numId w:val="8"/>
        </w:numPr>
        <w:spacing w:after="60" w:line="360" w:lineRule="auto"/>
      </w:pPr>
      <w:r>
        <w:rPr>
          <w:b/>
          <w:bCs/>
        </w:rPr>
        <w:t>Pálya-moderáció és jelentés</w:t>
      </w:r>
      <w:r>
        <w:t>: Közösségi moderációs rendszer kialakítása, amelyben a felhasználók jelenthetik a nem megfelelő tartalmú pályákat, és az adminisztrátorok hatékonyan áttekinthetik ezeket.</w:t>
      </w:r>
    </w:p>
    <w:p w14:paraId="108C899A" w14:textId="6FE34182" w:rsidR="00C4352B" w:rsidRDefault="003B462A" w:rsidP="00C4352B">
      <w:pPr>
        <w:pStyle w:val="Listaszerbekezds"/>
        <w:numPr>
          <w:ilvl w:val="0"/>
          <w:numId w:val="8"/>
        </w:numPr>
        <w:spacing w:after="60" w:line="360" w:lineRule="auto"/>
      </w:pPr>
      <w:r>
        <w:rPr>
          <w:b/>
          <w:bCs/>
        </w:rPr>
        <w:lastRenderedPageBreak/>
        <w:t>Bajnokságok rendezése</w:t>
      </w:r>
      <w:r>
        <w:t xml:space="preserve">: </w:t>
      </w:r>
      <w:r w:rsidR="009628D9">
        <w:t>A különböző felhasználók által létrehozott pályákon</w:t>
      </w:r>
      <w:r w:rsidR="00947A4F">
        <w:t xml:space="preserve"> </w:t>
      </w:r>
      <w:r w:rsidR="00FB6F6E">
        <w:t>többjáté</w:t>
      </w:r>
      <w:r w:rsidR="00EA4B87">
        <w:t>kos módokban bajnokságokat is lehetne szervez</w:t>
      </w:r>
      <w:r w:rsidR="00A62B1F">
        <w:t>ni, a játék hírnevének növelése érdekében.</w:t>
      </w:r>
    </w:p>
    <w:p w14:paraId="7A87A5AB" w14:textId="77777777" w:rsidR="00C4352B" w:rsidRDefault="00C4352B" w:rsidP="00C4352B">
      <w:pPr>
        <w:pStyle w:val="Listaszerbekezds"/>
        <w:numPr>
          <w:ilvl w:val="0"/>
          <w:numId w:val="8"/>
        </w:numPr>
        <w:spacing w:after="60" w:line="360" w:lineRule="auto"/>
      </w:pPr>
      <w:r>
        <w:rPr>
          <w:b/>
          <w:bCs/>
        </w:rPr>
        <w:t>Statisztikai bővítés</w:t>
      </w:r>
      <w:r>
        <w:t>: Részletesebb játékosi statisztikák (átlagos pontszám, legjobb/legrosszabb kör, javulási trend), hőtérkép a tippek eloszlásáról pályánként.</w:t>
      </w:r>
    </w:p>
    <w:p w14:paraId="5B070654" w14:textId="77777777" w:rsidR="006949D8" w:rsidRPr="006949D8" w:rsidRDefault="006949D8" w:rsidP="006949D8"/>
    <w:p w14:paraId="422BE6F9" w14:textId="77777777" w:rsidR="00F025E5" w:rsidRDefault="00F025E5" w:rsidP="00A90D71">
      <w:pPr>
        <w:jc w:val="both"/>
        <w:rPr>
          <w:rFonts w:ascii="Times New Roman" w:eastAsia="Times New Roman" w:hAnsi="Times New Roman" w:cs="Times New Roman"/>
          <w:sz w:val="24"/>
          <w:szCs w:val="24"/>
          <w:bdr w:val="none" w:sz="0" w:space="0" w:color="auto" w:frame="1"/>
          <w:lang w:eastAsia="hu-HU"/>
        </w:rPr>
      </w:pPr>
      <w:r>
        <w:rPr>
          <w:bdr w:val="none" w:sz="0" w:space="0" w:color="auto" w:frame="1"/>
        </w:rPr>
        <w:br w:type="page"/>
      </w:r>
    </w:p>
    <w:p w14:paraId="584613E7" w14:textId="2AC7FCDB" w:rsidR="00AF3BA1" w:rsidRDefault="00F025E5" w:rsidP="00A90D71">
      <w:pPr>
        <w:pStyle w:val="Cmsor1"/>
        <w:jc w:val="both"/>
        <w:rPr>
          <w:bdr w:val="none" w:sz="0" w:space="0" w:color="auto" w:frame="1"/>
        </w:rPr>
      </w:pPr>
      <w:bookmarkStart w:id="90" w:name="_Toc228831353"/>
      <w:r>
        <w:rPr>
          <w:bdr w:val="none" w:sz="0" w:space="0" w:color="auto" w:frame="1"/>
        </w:rPr>
        <w:lastRenderedPageBreak/>
        <w:t xml:space="preserve">Felhasználói </w:t>
      </w:r>
      <w:r w:rsidR="00F01E08">
        <w:rPr>
          <w:bdr w:val="none" w:sz="0" w:space="0" w:color="auto" w:frame="1"/>
        </w:rPr>
        <w:t>dokumentáció</w:t>
      </w:r>
      <w:bookmarkEnd w:id="90"/>
    </w:p>
    <w:p w14:paraId="3919AE06" w14:textId="4AE99FD2" w:rsidR="00852F5C" w:rsidRDefault="004D341B" w:rsidP="00A90D71">
      <w:pPr>
        <w:pStyle w:val="Cmsor2"/>
        <w:jc w:val="both"/>
      </w:pPr>
      <w:bookmarkStart w:id="91" w:name="_Toc228831354"/>
      <w:r w:rsidRPr="004D341B">
        <w:t>Az alkalmazás célja és főbb funkciói</w:t>
      </w:r>
      <w:bookmarkEnd w:id="91"/>
    </w:p>
    <w:p w14:paraId="778994D3" w14:textId="6C203474" w:rsidR="00D67632" w:rsidRPr="00D67632" w:rsidRDefault="00D67632" w:rsidP="00D67632">
      <w:pPr>
        <w:pStyle w:val="messagelistitem5126c"/>
        <w:spacing w:before="0" w:beforeAutospacing="0" w:after="0" w:afterAutospacing="0" w:line="360" w:lineRule="auto"/>
        <w:jc w:val="both"/>
        <w:textAlignment w:val="baseline"/>
        <w:rPr>
          <w:bdr w:val="none" w:sz="0" w:space="0" w:color="auto" w:frame="1"/>
        </w:rPr>
      </w:pPr>
      <w:r w:rsidRPr="00D67632">
        <w:rPr>
          <w:bdr w:val="none" w:sz="0" w:space="0" w:color="auto" w:frame="1"/>
        </w:rPr>
        <w:t>A Lokea egy böngészőben futó, lokalizációs készségfejlesztő webes alkalmazás</w:t>
      </w:r>
      <w:r w:rsidR="00586E7F">
        <w:rPr>
          <w:bdr w:val="none" w:sz="0" w:space="0" w:color="auto" w:frame="1"/>
        </w:rPr>
        <w:t>, emellett sz</w:t>
      </w:r>
      <w:r w:rsidR="00360BD9">
        <w:rPr>
          <w:bdr w:val="none" w:sz="0" w:space="0" w:color="auto" w:frame="1"/>
        </w:rPr>
        <w:t>órakozás céljából is tökéletes választás</w:t>
      </w:r>
      <w:r w:rsidRPr="00D67632">
        <w:rPr>
          <w:bdr w:val="none" w:sz="0" w:space="0" w:color="auto" w:frame="1"/>
        </w:rPr>
        <w:t>. A program célja, hogy játékos formában fejlessze a felhasználók téri tájékozódási képességét és térképolvasási készségét.</w:t>
      </w:r>
    </w:p>
    <w:p w14:paraId="3CFACF82" w14:textId="4A8702F0" w:rsidR="00BE46B2" w:rsidRPr="00D67632" w:rsidRDefault="00BE46B2" w:rsidP="00D67632">
      <w:pPr>
        <w:pStyle w:val="messagelistitem5126c"/>
        <w:spacing w:before="0" w:beforeAutospacing="0" w:after="0" w:afterAutospacing="0" w:line="360" w:lineRule="auto"/>
        <w:jc w:val="both"/>
        <w:textAlignment w:val="baseline"/>
        <w:rPr>
          <w:bdr w:val="none" w:sz="0" w:space="0" w:color="auto" w:frame="1"/>
        </w:rPr>
      </w:pPr>
      <w:r w:rsidRPr="00BE46B2">
        <w:rPr>
          <w:bdr w:val="none" w:sz="0" w:space="0" w:color="auto" w:frame="1"/>
        </w:rPr>
        <w:t xml:space="preserve">A játék lényege: a felhasználó egy 360 fokos panorámaképet lát, és ennek alapján kell megjelölnie a feltételezett tartózkodási helyét egy interaktív térképen. Minél pontosabb a tipp, annál több </w:t>
      </w:r>
      <w:r w:rsidRPr="00FF22A5">
        <w:rPr>
          <w:b/>
          <w:bdr w:val="none" w:sz="0" w:space="0" w:color="auto" w:frame="1"/>
        </w:rPr>
        <w:t>pontot</w:t>
      </w:r>
      <w:r w:rsidRPr="00BE46B2">
        <w:rPr>
          <w:bdr w:val="none" w:sz="0" w:space="0" w:color="auto" w:frame="1"/>
        </w:rPr>
        <w:t xml:space="preserve"> kap a játékos (legfeljebb 5000 pontot körönként). A megszerzett pontszámok egy globális ranglistán is megjelennek.</w:t>
      </w:r>
    </w:p>
    <w:p w14:paraId="516CD2EB" w14:textId="77777777" w:rsidR="00281525" w:rsidRPr="00281525" w:rsidRDefault="00281525" w:rsidP="00281525">
      <w:pPr>
        <w:pStyle w:val="messagelistitem5126c"/>
        <w:spacing w:before="0" w:beforeAutospacing="0" w:after="0" w:afterAutospacing="0" w:line="360" w:lineRule="auto"/>
        <w:jc w:val="both"/>
        <w:textAlignment w:val="baseline"/>
        <w:rPr>
          <w:bdr w:val="none" w:sz="0" w:space="0" w:color="auto" w:frame="1"/>
        </w:rPr>
      </w:pPr>
      <w:r w:rsidRPr="00281525">
        <w:rPr>
          <w:bdr w:val="none" w:sz="0" w:space="0" w:color="auto" w:frame="1"/>
        </w:rPr>
        <w:t>A program főbb funkciói:</w:t>
      </w:r>
    </w:p>
    <w:p w14:paraId="56E458BD" w14:textId="77777777" w:rsidR="00281525" w:rsidRPr="00281525" w:rsidRDefault="00281525" w:rsidP="00281525">
      <w:pPr>
        <w:pStyle w:val="messagelistitem5126c"/>
        <w:numPr>
          <w:ilvl w:val="0"/>
          <w:numId w:val="7"/>
        </w:numPr>
        <w:spacing w:before="0" w:beforeAutospacing="0" w:after="0" w:afterAutospacing="0" w:line="360" w:lineRule="auto"/>
        <w:jc w:val="both"/>
        <w:textAlignment w:val="baseline"/>
        <w:rPr>
          <w:bdr w:val="none" w:sz="0" w:space="0" w:color="auto" w:frame="1"/>
        </w:rPr>
      </w:pPr>
      <w:r w:rsidRPr="00281525">
        <w:rPr>
          <w:b/>
          <w:bCs/>
          <w:bdr w:val="none" w:sz="0" w:space="0" w:color="auto" w:frame="1"/>
        </w:rPr>
        <w:t>Játék indítása:</w:t>
      </w:r>
      <w:r w:rsidRPr="00281525">
        <w:rPr>
          <w:bdr w:val="none" w:sz="0" w:space="0" w:color="auto" w:frame="1"/>
        </w:rPr>
        <w:t xml:space="preserve"> Bármely elérhető pályán, testreszabható beállításokkal (körök száma, köridő).</w:t>
      </w:r>
    </w:p>
    <w:p w14:paraId="112D1C8F" w14:textId="77777777" w:rsidR="00281525" w:rsidRPr="00281525" w:rsidRDefault="00281525" w:rsidP="00281525">
      <w:pPr>
        <w:pStyle w:val="messagelistitem5126c"/>
        <w:numPr>
          <w:ilvl w:val="0"/>
          <w:numId w:val="7"/>
        </w:numPr>
        <w:spacing w:before="0" w:beforeAutospacing="0" w:after="0" w:afterAutospacing="0" w:line="360" w:lineRule="auto"/>
        <w:jc w:val="both"/>
        <w:textAlignment w:val="baseline"/>
        <w:rPr>
          <w:bdr w:val="none" w:sz="0" w:space="0" w:color="auto" w:frame="1"/>
        </w:rPr>
      </w:pPr>
      <w:r w:rsidRPr="00281525">
        <w:rPr>
          <w:b/>
          <w:bCs/>
          <w:bdr w:val="none" w:sz="0" w:space="0" w:color="auto" w:frame="1"/>
        </w:rPr>
        <w:t>Saját pálya készítése:</w:t>
      </w:r>
      <w:r w:rsidRPr="00281525">
        <w:rPr>
          <w:bdr w:val="none" w:sz="0" w:space="0" w:color="auto" w:frame="1"/>
        </w:rPr>
        <w:t xml:space="preserve"> Regisztrált felhasználók feltölthetik saját panorámaképeiket, meghatározhatják a pontok helyét a térképen és összeköthetik azokat.</w:t>
      </w:r>
    </w:p>
    <w:p w14:paraId="0AAD61E2" w14:textId="77777777" w:rsidR="00281525" w:rsidRPr="00281525" w:rsidRDefault="00281525" w:rsidP="00281525">
      <w:pPr>
        <w:pStyle w:val="messagelistitem5126c"/>
        <w:numPr>
          <w:ilvl w:val="0"/>
          <w:numId w:val="7"/>
        </w:numPr>
        <w:spacing w:before="0" w:beforeAutospacing="0" w:after="0" w:afterAutospacing="0" w:line="360" w:lineRule="auto"/>
        <w:jc w:val="both"/>
        <w:textAlignment w:val="baseline"/>
        <w:rPr>
          <w:bdr w:val="none" w:sz="0" w:space="0" w:color="auto" w:frame="1"/>
        </w:rPr>
      </w:pPr>
      <w:r w:rsidRPr="00281525">
        <w:rPr>
          <w:b/>
          <w:bCs/>
          <w:bdr w:val="none" w:sz="0" w:space="0" w:color="auto" w:frame="1"/>
        </w:rPr>
        <w:t>Ranglista:</w:t>
      </w:r>
      <w:r w:rsidRPr="00281525">
        <w:rPr>
          <w:bdr w:val="none" w:sz="0" w:space="0" w:color="auto" w:frame="1"/>
        </w:rPr>
        <w:t xml:space="preserve"> Globális és pályaszintű ranglisták megtekintése.</w:t>
      </w:r>
    </w:p>
    <w:p w14:paraId="3890DCF7" w14:textId="77777777" w:rsidR="00281525" w:rsidRPr="00281525" w:rsidRDefault="00281525" w:rsidP="00281525">
      <w:pPr>
        <w:pStyle w:val="messagelistitem5126c"/>
        <w:numPr>
          <w:ilvl w:val="0"/>
          <w:numId w:val="7"/>
        </w:numPr>
        <w:spacing w:before="0" w:beforeAutospacing="0" w:after="0" w:afterAutospacing="0" w:line="360" w:lineRule="auto"/>
        <w:jc w:val="both"/>
        <w:textAlignment w:val="baseline"/>
        <w:rPr>
          <w:bdr w:val="none" w:sz="0" w:space="0" w:color="auto" w:frame="1"/>
        </w:rPr>
      </w:pPr>
      <w:r w:rsidRPr="00281525">
        <w:rPr>
          <w:b/>
          <w:bCs/>
          <w:bdr w:val="none" w:sz="0" w:space="0" w:color="auto" w:frame="1"/>
        </w:rPr>
        <w:t>Értékelés és hozzászólás:</w:t>
      </w:r>
      <w:r w:rsidRPr="00281525">
        <w:rPr>
          <w:bdr w:val="none" w:sz="0" w:space="0" w:color="auto" w:frame="1"/>
        </w:rPr>
        <w:t xml:space="preserve"> A pályák értékelése csillagokkal és szöveges véleménnyel.</w:t>
      </w:r>
    </w:p>
    <w:p w14:paraId="2879BC9C" w14:textId="228EF175" w:rsidR="00281525" w:rsidRPr="00281525" w:rsidRDefault="00281525" w:rsidP="00281525">
      <w:pPr>
        <w:pStyle w:val="messagelistitem5126c"/>
        <w:numPr>
          <w:ilvl w:val="0"/>
          <w:numId w:val="7"/>
        </w:numPr>
        <w:spacing w:before="0" w:beforeAutospacing="0" w:after="0" w:afterAutospacing="0" w:line="360" w:lineRule="auto"/>
        <w:jc w:val="both"/>
        <w:textAlignment w:val="baseline"/>
        <w:rPr>
          <w:bdr w:val="none" w:sz="0" w:space="0" w:color="auto" w:frame="1"/>
        </w:rPr>
      </w:pPr>
      <w:r w:rsidRPr="00281525">
        <w:rPr>
          <w:b/>
          <w:bCs/>
          <w:bdr w:val="none" w:sz="0" w:space="0" w:color="auto" w:frame="1"/>
        </w:rPr>
        <w:t>Profil:</w:t>
      </w:r>
      <w:r w:rsidRPr="00281525">
        <w:rPr>
          <w:bdr w:val="none" w:sz="0" w:space="0" w:color="auto" w:frame="1"/>
        </w:rPr>
        <w:t xml:space="preserve"> </w:t>
      </w:r>
      <w:r w:rsidR="00D82E30">
        <w:rPr>
          <w:bdr w:val="none" w:sz="0" w:space="0" w:color="auto" w:frame="1"/>
        </w:rPr>
        <w:t>Profil kép beállítása, nyelv beállítása és</w:t>
      </w:r>
      <w:r w:rsidR="000875EA">
        <w:rPr>
          <w:bdr w:val="none" w:sz="0" w:space="0" w:color="auto" w:frame="1"/>
        </w:rPr>
        <w:t xml:space="preserve"> kinézet </w:t>
      </w:r>
      <w:r w:rsidR="00024FDC">
        <w:rPr>
          <w:bdr w:val="none" w:sz="0" w:space="0" w:color="auto" w:frame="1"/>
        </w:rPr>
        <w:t>téma beállítása.</w:t>
      </w:r>
    </w:p>
    <w:p w14:paraId="18ED6946" w14:textId="10F10350" w:rsidR="00281525" w:rsidRPr="00281525" w:rsidRDefault="00281525" w:rsidP="00281525">
      <w:pPr>
        <w:pStyle w:val="messagelistitem5126c"/>
        <w:numPr>
          <w:ilvl w:val="0"/>
          <w:numId w:val="7"/>
        </w:numPr>
        <w:spacing w:before="0" w:beforeAutospacing="0" w:after="0" w:afterAutospacing="0" w:line="360" w:lineRule="auto"/>
        <w:jc w:val="both"/>
        <w:textAlignment w:val="baseline"/>
        <w:rPr>
          <w:bdr w:val="none" w:sz="0" w:space="0" w:color="auto" w:frame="1"/>
        </w:rPr>
      </w:pPr>
      <w:r w:rsidRPr="00281525">
        <w:rPr>
          <w:b/>
          <w:bCs/>
          <w:bdr w:val="none" w:sz="0" w:space="0" w:color="auto" w:frame="1"/>
        </w:rPr>
        <w:t>Adminisztráció:</w:t>
      </w:r>
      <w:r w:rsidRPr="00281525">
        <w:rPr>
          <w:bdr w:val="none" w:sz="0" w:space="0" w:color="auto" w:frame="1"/>
        </w:rPr>
        <w:t xml:space="preserve"> Adminisztrátori jogosultsággal felhasználók</w:t>
      </w:r>
      <w:r w:rsidR="008C6010">
        <w:rPr>
          <w:bdr w:val="none" w:sz="0" w:space="0" w:color="auto" w:frame="1"/>
        </w:rPr>
        <w:t xml:space="preserve"> tudnak </w:t>
      </w:r>
      <w:r w:rsidR="00AE3A7B">
        <w:rPr>
          <w:bdr w:val="none" w:sz="0" w:space="0" w:color="auto" w:frame="1"/>
        </w:rPr>
        <w:t>felhasználókat kezelni,</w:t>
      </w:r>
      <w:r w:rsidR="00357923">
        <w:rPr>
          <w:bdr w:val="none" w:sz="0" w:space="0" w:color="auto" w:frame="1"/>
        </w:rPr>
        <w:t xml:space="preserve"> </w:t>
      </w:r>
      <w:r w:rsidRPr="00281525">
        <w:rPr>
          <w:bdr w:val="none" w:sz="0" w:space="0" w:color="auto" w:frame="1"/>
        </w:rPr>
        <w:t>statisztikák</w:t>
      </w:r>
      <w:r w:rsidR="00357923">
        <w:rPr>
          <w:bdr w:val="none" w:sz="0" w:space="0" w:color="auto" w:frame="1"/>
        </w:rPr>
        <w:t>at tudnak</w:t>
      </w:r>
      <w:r w:rsidRPr="00281525">
        <w:rPr>
          <w:bdr w:val="none" w:sz="0" w:space="0" w:color="auto" w:frame="1"/>
        </w:rPr>
        <w:t xml:space="preserve"> </w:t>
      </w:r>
      <w:r w:rsidR="00357923">
        <w:rPr>
          <w:bdr w:val="none" w:sz="0" w:space="0" w:color="auto" w:frame="1"/>
        </w:rPr>
        <w:t>megtekinteni</w:t>
      </w:r>
      <w:r w:rsidR="00A53C73">
        <w:rPr>
          <w:bdr w:val="none" w:sz="0" w:space="0" w:color="auto" w:frame="1"/>
        </w:rPr>
        <w:t>, a naplót megtudják tekinteni és a teszt oldalakon tudják tesztelni a nézegetőket.</w:t>
      </w:r>
    </w:p>
    <w:p w14:paraId="129CACE0" w14:textId="173B7366" w:rsidR="00506C13" w:rsidRDefault="00506C13" w:rsidP="00506C13">
      <w:pPr>
        <w:pStyle w:val="Cmsor2"/>
        <w:rPr>
          <w:bdr w:val="none" w:sz="0" w:space="0" w:color="auto" w:frame="1"/>
        </w:rPr>
      </w:pPr>
      <w:bookmarkStart w:id="92" w:name="_Toc228831355"/>
      <w:r>
        <w:rPr>
          <w:bdr w:val="none" w:sz="0" w:space="0" w:color="auto" w:frame="1"/>
        </w:rPr>
        <w:t>Szükséges hardver és szoftvereszközök</w:t>
      </w:r>
      <w:bookmarkEnd w:id="92"/>
    </w:p>
    <w:p w14:paraId="48EAEFAB" w14:textId="77777777" w:rsidR="00E93989" w:rsidRDefault="00E93989" w:rsidP="00E93989">
      <w:pPr>
        <w:spacing w:after="120" w:line="360" w:lineRule="auto"/>
        <w:jc w:val="both"/>
      </w:pPr>
      <w:r>
        <w:rPr>
          <w:rFonts w:ascii="Times New Roman" w:eastAsia="Times New Roman" w:hAnsi="Times New Roman" w:cs="Times New Roman"/>
          <w:sz w:val="24"/>
          <w:szCs w:val="24"/>
        </w:rPr>
        <w:t>Az alkalmazás használatához az alábbi minimális feltételek szükségesek:</w:t>
      </w:r>
    </w:p>
    <w:p w14:paraId="77F93CEC" w14:textId="77777777" w:rsidR="00E93989" w:rsidRDefault="00E93989" w:rsidP="00E93989">
      <w:pPr>
        <w:spacing w:after="120" w:line="360" w:lineRule="auto"/>
        <w:jc w:val="both"/>
      </w:pPr>
      <w:r>
        <w:rPr>
          <w:rFonts w:ascii="Times New Roman" w:eastAsia="Times New Roman" w:hAnsi="Times New Roman" w:cs="Times New Roman"/>
          <w:b/>
          <w:bCs/>
          <w:sz w:val="24"/>
          <w:szCs w:val="24"/>
        </w:rPr>
        <w:t>Hardver</w:t>
      </w:r>
      <w:r>
        <w:rPr>
          <w:rFonts w:ascii="Times New Roman" w:eastAsia="Times New Roman" w:hAnsi="Times New Roman" w:cs="Times New Roman"/>
          <w:sz w:val="24"/>
          <w:szCs w:val="24"/>
        </w:rPr>
        <w:t>: Bármely asztali számítógép, laptop, tablet vagy okostelefon, amely rendelkezik WebGL-képes grafikus meghajtóval és internetkapcsolattal. A 360 fokos panorámaképek megjelenítéséhez ajánlott legalább 4 GB RAM és egy közepes teljesítményű grafikus kártya vagy integrált GPU.</w:t>
      </w:r>
    </w:p>
    <w:p w14:paraId="2FA326B7" w14:textId="77777777" w:rsidR="00E93989" w:rsidRDefault="00E93989" w:rsidP="00E93989">
      <w:pPr>
        <w:spacing w:after="120" w:line="360" w:lineRule="auto"/>
        <w:jc w:val="both"/>
      </w:pPr>
      <w:r>
        <w:rPr>
          <w:rFonts w:ascii="Times New Roman" w:eastAsia="Times New Roman" w:hAnsi="Times New Roman" w:cs="Times New Roman"/>
          <w:b/>
          <w:bCs/>
          <w:sz w:val="24"/>
          <w:szCs w:val="24"/>
        </w:rPr>
        <w:t>Szoftver</w:t>
      </w:r>
      <w:r>
        <w:rPr>
          <w:rFonts w:ascii="Times New Roman" w:eastAsia="Times New Roman" w:hAnsi="Times New Roman" w:cs="Times New Roman"/>
          <w:sz w:val="24"/>
          <w:szCs w:val="24"/>
        </w:rPr>
        <w:t>: Egy modern, WebAssembly-kompatibilis böngésző szükséges. Támogatott böngészők:</w:t>
      </w:r>
    </w:p>
    <w:p w14:paraId="2111136C" w14:textId="0B7FC5E5" w:rsidR="00E93989" w:rsidRDefault="00E93989" w:rsidP="00E93989">
      <w:pPr>
        <w:pStyle w:val="Listaszerbekezds"/>
        <w:numPr>
          <w:ilvl w:val="0"/>
          <w:numId w:val="8"/>
        </w:numPr>
        <w:spacing w:after="60" w:line="360" w:lineRule="auto"/>
      </w:pPr>
      <w:r>
        <w:t>Google Chrome</w:t>
      </w:r>
    </w:p>
    <w:p w14:paraId="2722E104" w14:textId="69F9F1E0" w:rsidR="00E93989" w:rsidRDefault="00E93989" w:rsidP="00E93989">
      <w:pPr>
        <w:pStyle w:val="Listaszerbekezds"/>
        <w:numPr>
          <w:ilvl w:val="0"/>
          <w:numId w:val="8"/>
        </w:numPr>
        <w:spacing w:after="60" w:line="360" w:lineRule="auto"/>
      </w:pPr>
      <w:r>
        <w:t>Mozilla Firefox</w:t>
      </w:r>
    </w:p>
    <w:p w14:paraId="001F1493" w14:textId="52328AB3" w:rsidR="00E93989" w:rsidRDefault="00E93989" w:rsidP="00E93989">
      <w:pPr>
        <w:pStyle w:val="Listaszerbekezds"/>
        <w:numPr>
          <w:ilvl w:val="0"/>
          <w:numId w:val="8"/>
        </w:numPr>
        <w:spacing w:after="60" w:line="360" w:lineRule="auto"/>
      </w:pPr>
      <w:r>
        <w:t>Microsoft Edge</w:t>
      </w:r>
    </w:p>
    <w:p w14:paraId="4364EEC5" w14:textId="106D15B2" w:rsidR="00E93989" w:rsidRDefault="00E93989" w:rsidP="00E93989">
      <w:pPr>
        <w:pStyle w:val="Listaszerbekezds"/>
        <w:numPr>
          <w:ilvl w:val="0"/>
          <w:numId w:val="8"/>
        </w:numPr>
        <w:spacing w:after="60" w:line="360" w:lineRule="auto"/>
      </w:pPr>
      <w:r>
        <w:lastRenderedPageBreak/>
        <w:t>Safari</w:t>
      </w:r>
    </w:p>
    <w:p w14:paraId="1228CB38" w14:textId="77777777" w:rsidR="00E93989" w:rsidRDefault="00E93989" w:rsidP="00E93989">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Semmilyen telepítés, plugin vagy kiegészítő nem szükséges a használathoz.</w:t>
      </w:r>
    </w:p>
    <w:p w14:paraId="4E33802B" w14:textId="600DA0A8" w:rsidR="00487C6F" w:rsidRDefault="00487C6F" w:rsidP="00487C6F">
      <w:pPr>
        <w:pStyle w:val="Cmsor2"/>
      </w:pPr>
      <w:bookmarkStart w:id="93" w:name="_Toc228831356"/>
      <w:r>
        <w:t>Telepítés és indítás</w:t>
      </w:r>
      <w:bookmarkEnd w:id="93"/>
    </w:p>
    <w:p w14:paraId="553A3506" w14:textId="77777777" w:rsidR="006F6E23" w:rsidRDefault="006F6E23" w:rsidP="006F6E2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Felhasználóknak</w:t>
      </w:r>
      <w:r>
        <w:rPr>
          <w:rFonts w:ascii="Times New Roman" w:eastAsia="Times New Roman" w:hAnsi="Times New Roman" w:cs="Times New Roman"/>
          <w:sz w:val="24"/>
          <w:szCs w:val="24"/>
        </w:rPr>
        <w:t>: Az alkalmazás használatához nincs szükség telepítésre. Nyissa meg a böngészőjét, és navigáljon az alábbi címre:</w:t>
      </w:r>
    </w:p>
    <w:p w14:paraId="7D861D4A" w14:textId="68C957D4" w:rsidR="006F6E23" w:rsidRDefault="001E37F6" w:rsidP="006F6E23">
      <w:pPr>
        <w:spacing w:after="120" w:line="360" w:lineRule="auto"/>
        <w:jc w:val="both"/>
      </w:pPr>
      <w:r>
        <w:rPr>
          <w:rFonts w:ascii="Times New Roman" w:eastAsia="Times New Roman" w:hAnsi="Times New Roman" w:cs="Times New Roman"/>
          <w:sz w:val="24"/>
          <w:szCs w:val="24"/>
        </w:rPr>
        <w:t>127.0.0.1:3000</w:t>
      </w:r>
    </w:p>
    <w:p w14:paraId="31E94C16" w14:textId="77777777" w:rsidR="00E6197D" w:rsidRDefault="00E6197D" w:rsidP="00E6197D">
      <w:pPr>
        <w:spacing w:after="120" w:line="360" w:lineRule="auto"/>
        <w:jc w:val="both"/>
      </w:pPr>
      <w:r>
        <w:rPr>
          <w:rFonts w:ascii="Times New Roman" w:eastAsia="Times New Roman" w:hAnsi="Times New Roman" w:cs="Times New Roman"/>
          <w:b/>
          <w:bCs/>
          <w:sz w:val="24"/>
          <w:szCs w:val="24"/>
        </w:rPr>
        <w:t>Szerver telepítése (fejlesztőknek</w:t>
      </w:r>
      <w:r w:rsidR="00AC4407">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Amennyiben az alkalmazást saját gépen szeretné futtatni, az alábbi lépéseket kell követni:</w:t>
      </w:r>
    </w:p>
    <w:p w14:paraId="5E18B4CB" w14:textId="371FC9E3" w:rsidR="00E6197D" w:rsidRDefault="00E6197D" w:rsidP="00112D53">
      <w:pPr>
        <w:pStyle w:val="Listaszerbekezds"/>
        <w:numPr>
          <w:ilvl w:val="0"/>
          <w:numId w:val="9"/>
        </w:numPr>
        <w:spacing w:after="120" w:line="360" w:lineRule="auto"/>
        <w:ind w:left="527" w:hanging="357"/>
        <w:jc w:val="both"/>
      </w:pPr>
      <w:r w:rsidRPr="00AA21D5">
        <w:t xml:space="preserve">Győződjön meg róla, hogy a </w:t>
      </w:r>
      <w:r w:rsidRPr="00AA21D5">
        <w:rPr>
          <w:b/>
          <w:bCs/>
        </w:rPr>
        <w:t>Node.js v18</w:t>
      </w:r>
      <w:r w:rsidRPr="00AA21D5">
        <w:t xml:space="preserve"> vagy újabb verzió telepítve van a gépére.</w:t>
      </w:r>
    </w:p>
    <w:p w14:paraId="2B2D73F6" w14:textId="644A38BE" w:rsidR="00AA21D5" w:rsidRDefault="00AA21D5" w:rsidP="00112D53">
      <w:pPr>
        <w:pStyle w:val="Listaszerbekezds"/>
        <w:numPr>
          <w:ilvl w:val="0"/>
          <w:numId w:val="9"/>
        </w:numPr>
        <w:spacing w:after="120" w:line="360" w:lineRule="auto"/>
        <w:ind w:left="527" w:hanging="357"/>
        <w:jc w:val="both"/>
      </w:pPr>
      <w:r w:rsidRPr="00AA21D5">
        <w:t>Klónozza a GitHub repositoryt és telepítse a függőségeket:</w:t>
      </w:r>
    </w:p>
    <w:p w14:paraId="09C6748B" w14:textId="77777777" w:rsidR="00AA21D5" w:rsidRDefault="00AA21D5" w:rsidP="00AA21D5">
      <w:pPr>
        <w:spacing w:after="60"/>
        <w:ind w:left="720"/>
      </w:pPr>
      <w:r>
        <w:rPr>
          <w:rFonts w:ascii="Courier New" w:eastAsia="Courier New" w:hAnsi="Courier New" w:cs="Courier New"/>
        </w:rPr>
        <w:t>git clone https://github.com/pinterbalint06/lokea.git</w:t>
      </w:r>
    </w:p>
    <w:p w14:paraId="1D71B99C" w14:textId="77777777" w:rsidR="00AA21D5" w:rsidRDefault="00AA21D5" w:rsidP="00AA21D5">
      <w:pPr>
        <w:spacing w:after="60"/>
        <w:ind w:left="720"/>
      </w:pPr>
      <w:r>
        <w:rPr>
          <w:rFonts w:ascii="Courier New" w:eastAsia="Courier New" w:hAnsi="Courier New" w:cs="Courier New"/>
        </w:rPr>
        <w:t>cd lokea/backend</w:t>
      </w:r>
    </w:p>
    <w:p w14:paraId="2EEA6998" w14:textId="77777777" w:rsidR="00AA21D5" w:rsidRDefault="00AA21D5" w:rsidP="00AA21D5">
      <w:pPr>
        <w:spacing w:after="60"/>
        <w:ind w:left="720"/>
      </w:pPr>
      <w:r>
        <w:rPr>
          <w:rFonts w:ascii="Courier New" w:eastAsia="Courier New" w:hAnsi="Courier New" w:cs="Courier New"/>
        </w:rPr>
        <w:t>npm install</w:t>
      </w:r>
    </w:p>
    <w:p w14:paraId="71E1B07A" w14:textId="4CF07BA5" w:rsidR="00AA21D5" w:rsidRDefault="00AA21D5" w:rsidP="00112D53">
      <w:pPr>
        <w:pStyle w:val="Listaszerbekezds"/>
        <w:numPr>
          <w:ilvl w:val="0"/>
          <w:numId w:val="9"/>
        </w:numPr>
        <w:spacing w:after="120" w:line="360" w:lineRule="auto"/>
        <w:ind w:left="527" w:hanging="357"/>
        <w:jc w:val="both"/>
      </w:pPr>
      <w:r w:rsidRPr="00AA21D5">
        <w:t xml:space="preserve">Hozzon létre egy </w:t>
      </w:r>
      <w:r w:rsidRPr="00AA21D5">
        <w:rPr>
          <w:b/>
          <w:bCs/>
        </w:rPr>
        <w:t>.env</w:t>
      </w:r>
      <w:r w:rsidRPr="00AA21D5">
        <w:t xml:space="preserve"> fájlt a backend/ mappában az alábbi környezeti változókkal:</w:t>
      </w:r>
    </w:p>
    <w:p w14:paraId="7A3C245D" w14:textId="77777777" w:rsidR="00AA21D5" w:rsidRDefault="00AA21D5" w:rsidP="00AA21D5">
      <w:pPr>
        <w:spacing w:after="60"/>
        <w:ind w:left="720"/>
      </w:pPr>
      <w:r>
        <w:rPr>
          <w:rFonts w:ascii="Courier New" w:eastAsia="Courier New" w:hAnsi="Courier New" w:cs="Courier New"/>
        </w:rPr>
        <w:t>SERVER_IP=localhost</w:t>
      </w:r>
    </w:p>
    <w:p w14:paraId="704C014A" w14:textId="77777777" w:rsidR="00AA21D5" w:rsidRDefault="00AA21D5" w:rsidP="00AA21D5">
      <w:pPr>
        <w:spacing w:after="60"/>
        <w:ind w:left="720"/>
      </w:pPr>
      <w:r>
        <w:rPr>
          <w:rFonts w:ascii="Courier New" w:eastAsia="Courier New" w:hAnsi="Courier New" w:cs="Courier New"/>
        </w:rPr>
        <w:t>PORT=3000</w:t>
      </w:r>
    </w:p>
    <w:p w14:paraId="2EDA5750" w14:textId="77777777" w:rsidR="00AA21D5" w:rsidRDefault="00AA21D5" w:rsidP="00AA21D5">
      <w:pPr>
        <w:spacing w:after="60"/>
        <w:ind w:left="720"/>
      </w:pPr>
      <w:r>
        <w:rPr>
          <w:rFonts w:ascii="Courier New" w:eastAsia="Courier New" w:hAnsi="Courier New" w:cs="Courier New"/>
        </w:rPr>
        <w:t>DB_PASS=az_adatbazis_jelszava</w:t>
      </w:r>
    </w:p>
    <w:p w14:paraId="09547367" w14:textId="77777777" w:rsidR="00AA21D5" w:rsidRDefault="00AA21D5" w:rsidP="00AA21D5">
      <w:pPr>
        <w:spacing w:after="60"/>
        <w:ind w:left="720"/>
      </w:pPr>
      <w:r>
        <w:rPr>
          <w:rFonts w:ascii="Courier New" w:eastAsia="Courier New" w:hAnsi="Courier New" w:cs="Courier New"/>
        </w:rPr>
        <w:t>EMAIL_USER=email@example.com</w:t>
      </w:r>
    </w:p>
    <w:p w14:paraId="07DBFA02" w14:textId="77777777" w:rsidR="00AA21D5" w:rsidRDefault="00AA21D5" w:rsidP="00AA21D5">
      <w:pPr>
        <w:spacing w:after="60"/>
        <w:ind w:left="720"/>
      </w:pPr>
      <w:r>
        <w:rPr>
          <w:rFonts w:ascii="Courier New" w:eastAsia="Courier New" w:hAnsi="Courier New" w:cs="Courier New"/>
        </w:rPr>
        <w:t>EMAIL_PASS=email_jelszava</w:t>
      </w:r>
    </w:p>
    <w:p w14:paraId="1D12CC10" w14:textId="701807FE" w:rsidR="00AA21D5" w:rsidRDefault="00AA21D5" w:rsidP="00112D53">
      <w:pPr>
        <w:pStyle w:val="Listaszerbekezds"/>
        <w:numPr>
          <w:ilvl w:val="0"/>
          <w:numId w:val="9"/>
        </w:numPr>
        <w:spacing w:after="120" w:line="360" w:lineRule="auto"/>
        <w:ind w:left="527" w:hanging="357"/>
        <w:jc w:val="both"/>
      </w:pPr>
      <w:r w:rsidRPr="00AA21D5">
        <w:t>Importálja a MySQL adatbázist a database/ mappában található dump fájlból.</w:t>
      </w:r>
    </w:p>
    <w:p w14:paraId="752B312A" w14:textId="327F10D4" w:rsidR="00AA21D5" w:rsidRDefault="00AA21D5" w:rsidP="00112D53">
      <w:pPr>
        <w:pStyle w:val="Listaszerbekezds"/>
        <w:numPr>
          <w:ilvl w:val="0"/>
          <w:numId w:val="9"/>
        </w:numPr>
        <w:spacing w:after="120" w:line="360" w:lineRule="auto"/>
        <w:ind w:left="527" w:hanging="357"/>
        <w:jc w:val="both"/>
      </w:pPr>
      <w:r w:rsidRPr="00AA21D5">
        <w:t>Indítsa el a szervert:</w:t>
      </w:r>
    </w:p>
    <w:p w14:paraId="150A10AC" w14:textId="77777777" w:rsidR="00AA21D5" w:rsidRDefault="00AA21D5" w:rsidP="00AA21D5">
      <w:pPr>
        <w:spacing w:after="60"/>
        <w:ind w:left="720"/>
      </w:pPr>
      <w:r>
        <w:rPr>
          <w:rFonts w:ascii="Courier New" w:eastAsia="Courier New" w:hAnsi="Courier New" w:cs="Courier New"/>
        </w:rPr>
        <w:t>npm start</w:t>
      </w:r>
    </w:p>
    <w:p w14:paraId="3E2E4610" w14:textId="77777777" w:rsidR="0066499A" w:rsidRDefault="00AA21D5" w:rsidP="00AA21D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Az alkalmazás ezután elérhető a megadott IP-címen és porton.</w:t>
      </w:r>
    </w:p>
    <w:p w14:paraId="4DC13C75" w14:textId="21ADA312" w:rsidR="00AA21D5" w:rsidRDefault="0066499A" w:rsidP="0066499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BBDFF90" w14:textId="1117E750" w:rsidR="00FD4FFD" w:rsidRDefault="00B815A2" w:rsidP="00B815A2">
      <w:pPr>
        <w:pStyle w:val="Cmsor3"/>
      </w:pPr>
      <w:bookmarkStart w:id="94" w:name="_Toc228831357"/>
      <w:r>
        <w:lastRenderedPageBreak/>
        <w:t>WebAssembly buildelése</w:t>
      </w:r>
      <w:bookmarkEnd w:id="94"/>
    </w:p>
    <w:p w14:paraId="0AAF2BC0" w14:textId="1B9BA56D" w:rsidR="00B86129" w:rsidRDefault="00B86129" w:rsidP="00B86129">
      <w:pPr>
        <w:spacing w:after="120" w:line="360" w:lineRule="auto"/>
        <w:jc w:val="both"/>
        <w:rPr>
          <w:rFonts w:ascii="Times New Roman" w:eastAsia="Times New Roman" w:hAnsi="Times New Roman" w:cs="Times New Roman"/>
          <w:sz w:val="24"/>
          <w:szCs w:val="24"/>
        </w:rPr>
      </w:pPr>
      <w:r w:rsidRPr="00B86129">
        <w:rPr>
          <w:rFonts w:ascii="Times New Roman" w:eastAsia="Times New Roman" w:hAnsi="Times New Roman" w:cs="Times New Roman"/>
          <w:sz w:val="24"/>
          <w:szCs w:val="24"/>
        </w:rPr>
        <w:t>Ez a szakasz a C++ alapú WebAssembly motor forráskódjának fordítási (buildelési) folyamatát mutatja be.</w:t>
      </w:r>
    </w:p>
    <w:p w14:paraId="6766D8B7" w14:textId="7381ECEB" w:rsidR="00B86129" w:rsidRDefault="0066499A" w:rsidP="0066499A">
      <w:pPr>
        <w:pStyle w:val="Cmsor4"/>
        <w:rPr>
          <w:rFonts w:eastAsia="Times New Roman"/>
        </w:rPr>
      </w:pPr>
      <w:r w:rsidRPr="0066499A">
        <w:rPr>
          <w:rFonts w:eastAsia="Times New Roman"/>
        </w:rPr>
        <w:t>Követelmények</w:t>
      </w:r>
    </w:p>
    <w:p w14:paraId="18CB7E48" w14:textId="56BF367F" w:rsidR="0066499A" w:rsidRDefault="00A85A7D" w:rsidP="0066499A">
      <w:pPr>
        <w:rPr>
          <w:rFonts w:ascii="Times New Roman" w:eastAsia="Times New Roman" w:hAnsi="Times New Roman" w:cs="Times New Roman"/>
          <w:sz w:val="24"/>
          <w:szCs w:val="24"/>
        </w:rPr>
      </w:pPr>
      <w:r w:rsidRPr="00A85A7D">
        <w:rPr>
          <w:rFonts w:ascii="Times New Roman" w:eastAsia="Times New Roman" w:hAnsi="Times New Roman" w:cs="Times New Roman"/>
          <w:sz w:val="24"/>
          <w:szCs w:val="24"/>
        </w:rPr>
        <w:t>A sikeres fordításhoz a következő környezeti elemek telepítése szükséges:</w:t>
      </w:r>
    </w:p>
    <w:p w14:paraId="43A74F91" w14:textId="00D3E5C8" w:rsidR="00A85A7D" w:rsidRDefault="002C183F" w:rsidP="00A85A7D">
      <w:pPr>
        <w:pStyle w:val="Listaszerbekezds"/>
        <w:numPr>
          <w:ilvl w:val="0"/>
          <w:numId w:val="11"/>
        </w:numPr>
      </w:pPr>
      <w:r w:rsidRPr="005538A7">
        <w:rPr>
          <w:b/>
          <w:bCs/>
        </w:rPr>
        <w:t>CMake</w:t>
      </w:r>
      <w:r>
        <w:t>: minimum 3.10-es verzió</w:t>
      </w:r>
    </w:p>
    <w:p w14:paraId="41DA83E5" w14:textId="33EEFC87" w:rsidR="002C183F" w:rsidRDefault="002C183F" w:rsidP="00A85A7D">
      <w:pPr>
        <w:pStyle w:val="Listaszerbekezds"/>
        <w:numPr>
          <w:ilvl w:val="0"/>
          <w:numId w:val="11"/>
        </w:numPr>
      </w:pPr>
      <w:r w:rsidRPr="005538A7">
        <w:rPr>
          <w:b/>
          <w:bCs/>
        </w:rPr>
        <w:t>Emscripten SKD</w:t>
      </w:r>
      <w:r>
        <w:t xml:space="preserve">: </w:t>
      </w:r>
      <w:r w:rsidR="005538A7" w:rsidRPr="005538A7">
        <w:t>a C++ kód WebAssembly-re (WASM) történő fordításához.</w:t>
      </w:r>
    </w:p>
    <w:p w14:paraId="04299EAE" w14:textId="783B6F5A" w:rsidR="006E44CF" w:rsidRDefault="006E44CF" w:rsidP="00010788">
      <w:pPr>
        <w:pStyle w:val="Cmsor4"/>
      </w:pPr>
      <w:r w:rsidRPr="006E44CF">
        <w:t>A buildelés lépései</w:t>
      </w:r>
    </w:p>
    <w:p w14:paraId="52C1011D" w14:textId="702DD8FC" w:rsidR="00010788" w:rsidRPr="007C282D" w:rsidRDefault="00010788" w:rsidP="003B4BEB">
      <w:pPr>
        <w:pStyle w:val="Listaszerbekezds"/>
        <w:numPr>
          <w:ilvl w:val="0"/>
          <w:numId w:val="12"/>
        </w:numPr>
        <w:spacing w:after="240"/>
        <w:ind w:left="714" w:hanging="357"/>
        <w:rPr>
          <w:b/>
          <w:bCs/>
        </w:rPr>
      </w:pPr>
      <w:r w:rsidRPr="007C282D">
        <w:rPr>
          <w:b/>
          <w:bCs/>
        </w:rPr>
        <w:t>Build könyvtár létrehozása:</w:t>
      </w:r>
      <w:r w:rsidR="003D1BB8">
        <w:rPr>
          <w:b/>
          <w:bCs/>
        </w:rPr>
        <w:t xml:space="preserve"> </w:t>
      </w:r>
      <w:r w:rsidR="003D1BB8">
        <w:rPr>
          <w:b/>
          <w:bCs/>
        </w:rPr>
        <w:br/>
      </w:r>
      <w:r w:rsidR="003D1BB8" w:rsidRPr="003D1BB8">
        <w:t>Hozzon létre egy build nevű könyvtárat a motor forráskódjának gyökerében, majd lépjen be a mappába.</w:t>
      </w:r>
    </w:p>
    <w:p w14:paraId="34284DDC" w14:textId="77777777" w:rsidR="00D24ED0" w:rsidRPr="00D24ED0" w:rsidRDefault="00D24ED0" w:rsidP="00D24ED0">
      <w:pPr>
        <w:spacing w:after="60"/>
        <w:ind w:left="720"/>
        <w:rPr>
          <w:rFonts w:ascii="Courier New" w:eastAsia="Courier New" w:hAnsi="Courier New" w:cs="Courier New"/>
        </w:rPr>
      </w:pPr>
      <w:r w:rsidRPr="00D24ED0">
        <w:rPr>
          <w:rFonts w:ascii="Courier New" w:eastAsia="Courier New" w:hAnsi="Courier New" w:cs="Courier New"/>
        </w:rPr>
        <w:t>mkdir build</w:t>
      </w:r>
    </w:p>
    <w:p w14:paraId="6A15E96A" w14:textId="43FF4C8B" w:rsidR="00010788" w:rsidRDefault="00D24ED0" w:rsidP="00D24ED0">
      <w:pPr>
        <w:spacing w:after="60"/>
        <w:ind w:left="720"/>
        <w:rPr>
          <w:rFonts w:ascii="Courier New" w:eastAsia="Courier New" w:hAnsi="Courier New" w:cs="Courier New"/>
        </w:rPr>
      </w:pPr>
      <w:r w:rsidRPr="00D24ED0">
        <w:rPr>
          <w:rFonts w:ascii="Courier New" w:eastAsia="Courier New" w:hAnsi="Courier New" w:cs="Courier New"/>
        </w:rPr>
        <w:t>cd build/</w:t>
      </w:r>
    </w:p>
    <w:p w14:paraId="7DDEC9FF" w14:textId="681F8F99" w:rsidR="00D24ED0" w:rsidRDefault="007C282D" w:rsidP="003B4BEB">
      <w:pPr>
        <w:pStyle w:val="Listaszerbekezds"/>
        <w:numPr>
          <w:ilvl w:val="0"/>
          <w:numId w:val="12"/>
        </w:numPr>
        <w:spacing w:before="240" w:after="240"/>
        <w:ind w:left="714" w:hanging="357"/>
        <w:rPr>
          <w:rFonts w:eastAsia="Courier New"/>
        </w:rPr>
      </w:pPr>
      <w:r w:rsidRPr="007C282D">
        <w:rPr>
          <w:rFonts w:eastAsia="Courier New"/>
          <w:b/>
          <w:bCs/>
        </w:rPr>
        <w:t>A build konfigurálása:</w:t>
      </w:r>
      <w:r w:rsidR="003D1BB8">
        <w:rPr>
          <w:rFonts w:eastAsia="Courier New"/>
          <w:b/>
          <w:bCs/>
        </w:rPr>
        <w:br/>
      </w:r>
      <w:r w:rsidRPr="007C282D">
        <w:rPr>
          <w:rFonts w:eastAsia="Courier New"/>
        </w:rPr>
        <w:t>Futtassa az emcmake cmake parancsot a build könyvtárból a projekt konfigurálásához.</w:t>
      </w:r>
    </w:p>
    <w:p w14:paraId="6946118C" w14:textId="12BDE889" w:rsidR="003D1BB8" w:rsidRDefault="003D1BB8" w:rsidP="003D1BB8">
      <w:pPr>
        <w:spacing w:after="60"/>
        <w:ind w:left="720"/>
        <w:rPr>
          <w:rFonts w:ascii="Courier New" w:eastAsia="Courier New" w:hAnsi="Courier New" w:cs="Courier New"/>
        </w:rPr>
      </w:pPr>
      <w:r w:rsidRPr="003D1BB8">
        <w:rPr>
          <w:rFonts w:ascii="Courier New" w:eastAsia="Courier New" w:hAnsi="Courier New" w:cs="Courier New"/>
        </w:rPr>
        <w:t>emcmake cmake ..</w:t>
      </w:r>
    </w:p>
    <w:p w14:paraId="2FC4BB40" w14:textId="62EE00FA" w:rsidR="003D1BB8" w:rsidRDefault="003D1BB8" w:rsidP="003B4BEB">
      <w:pPr>
        <w:pStyle w:val="Listaszerbekezds"/>
        <w:spacing w:after="240"/>
        <w:ind w:left="714"/>
        <w:rPr>
          <w:rFonts w:eastAsia="Courier New"/>
        </w:rPr>
      </w:pPr>
      <w:r w:rsidRPr="003D1BB8">
        <w:rPr>
          <w:rFonts w:eastAsia="Courier New"/>
        </w:rPr>
        <w:t>Amennyiben azt szeretné, hogy a folyamat a lefordított build fájlokat automatikusan átmásolja a frontend/javascript mappába, használja a következő kiegészítő kapcsolót:</w:t>
      </w:r>
    </w:p>
    <w:p w14:paraId="4D5444FF" w14:textId="1593F0D1" w:rsidR="003D1BB8" w:rsidRDefault="003D1BB8" w:rsidP="003D1BB8">
      <w:pPr>
        <w:spacing w:after="60"/>
        <w:ind w:left="720"/>
        <w:rPr>
          <w:rFonts w:ascii="Courier New" w:eastAsia="Courier New" w:hAnsi="Courier New" w:cs="Courier New"/>
        </w:rPr>
      </w:pPr>
      <w:r w:rsidRPr="003D1BB8">
        <w:rPr>
          <w:rFonts w:ascii="Courier New" w:eastAsia="Courier New" w:hAnsi="Courier New" w:cs="Courier New"/>
        </w:rPr>
        <w:t>emcmake cmake -DCOPYFILES=ON ..</w:t>
      </w:r>
    </w:p>
    <w:p w14:paraId="2D4DC1EA" w14:textId="48FB5E99" w:rsidR="00863ACC" w:rsidRDefault="00863ACC" w:rsidP="003B4BEB">
      <w:pPr>
        <w:pStyle w:val="Listaszerbekezds"/>
        <w:numPr>
          <w:ilvl w:val="0"/>
          <w:numId w:val="12"/>
        </w:numPr>
        <w:spacing w:before="240" w:after="120"/>
        <w:ind w:left="714" w:hanging="357"/>
        <w:rPr>
          <w:rFonts w:eastAsia="Courier New"/>
        </w:rPr>
      </w:pPr>
      <w:r w:rsidRPr="00863ACC">
        <w:rPr>
          <w:rFonts w:eastAsia="Courier New"/>
          <w:b/>
          <w:bCs/>
        </w:rPr>
        <w:t>Buildelés futtatása:</w:t>
      </w:r>
      <w:r w:rsidRPr="00863ACC">
        <w:rPr>
          <w:rFonts w:eastAsia="Courier New"/>
        </w:rPr>
        <w:t xml:space="preserve"> A sikeres konfigurálást követően futtassa a build parancsot.</w:t>
      </w:r>
    </w:p>
    <w:p w14:paraId="6369DB79" w14:textId="1461CFD3" w:rsidR="00747469" w:rsidRDefault="00747469" w:rsidP="003B4BEB">
      <w:pPr>
        <w:pStyle w:val="Listaszerbekezds"/>
        <w:numPr>
          <w:ilvl w:val="1"/>
          <w:numId w:val="12"/>
        </w:numPr>
        <w:spacing w:after="240"/>
        <w:ind w:left="1434" w:hanging="357"/>
        <w:rPr>
          <w:rFonts w:eastAsia="Courier New"/>
        </w:rPr>
      </w:pPr>
      <w:r w:rsidRPr="00747469">
        <w:rPr>
          <w:rFonts w:eastAsia="Courier New"/>
          <w:b/>
          <w:bCs/>
        </w:rPr>
        <w:t>Adott verzió buildelése:</w:t>
      </w:r>
      <w:r w:rsidRPr="00747469">
        <w:rPr>
          <w:rFonts w:eastAsia="Courier New"/>
        </w:rPr>
        <w:t xml:space="preserve"> A Release build a maximális teljesítményre van optimalizálva. A &lt;verzióneve&gt; helyére az alább felsorolt célok egyike helyettesítendő:</w:t>
      </w:r>
    </w:p>
    <w:p w14:paraId="795563FD" w14:textId="688B22EB" w:rsidR="003B4BEB" w:rsidRDefault="003B4BEB" w:rsidP="003B4BEB">
      <w:pPr>
        <w:spacing w:after="60"/>
        <w:ind w:left="1418"/>
        <w:rPr>
          <w:rFonts w:ascii="Courier New" w:eastAsia="Courier New" w:hAnsi="Courier New" w:cs="Courier New"/>
        </w:rPr>
      </w:pPr>
      <w:r w:rsidRPr="003B4BEB">
        <w:rPr>
          <w:rFonts w:ascii="Courier New" w:eastAsia="Courier New" w:hAnsi="Courier New" w:cs="Courier New"/>
        </w:rPr>
        <w:t>cmake --build . --target &lt;verzióneve&gt;</w:t>
      </w:r>
    </w:p>
    <w:p w14:paraId="1F8FBCCD" w14:textId="4994E900" w:rsidR="003B4BEB" w:rsidRDefault="003B4BEB" w:rsidP="003B4BEB">
      <w:pPr>
        <w:pStyle w:val="Listaszerbekezds"/>
        <w:numPr>
          <w:ilvl w:val="1"/>
          <w:numId w:val="12"/>
        </w:numPr>
        <w:spacing w:before="240" w:after="240"/>
        <w:ind w:left="1434" w:hanging="357"/>
        <w:rPr>
          <w:rFonts w:eastAsia="Courier New"/>
        </w:rPr>
      </w:pPr>
      <w:r w:rsidRPr="003B4BEB">
        <w:rPr>
          <w:rFonts w:eastAsia="Courier New"/>
          <w:b/>
          <w:bCs/>
        </w:rPr>
        <w:t>Mindegyik verzió buildelése:</w:t>
      </w:r>
      <w:r w:rsidRPr="003B4BEB">
        <w:rPr>
          <w:rFonts w:eastAsia="Courier New"/>
        </w:rPr>
        <w:t xml:space="preserve"> Az összes elérhető cél egyidejű lefordításához:</w:t>
      </w:r>
    </w:p>
    <w:p w14:paraId="7E25A89B" w14:textId="7DBA0BF7" w:rsidR="003B4BEB" w:rsidRDefault="003B4BEB" w:rsidP="003B4BEB">
      <w:pPr>
        <w:spacing w:after="60"/>
        <w:ind w:left="1418"/>
        <w:rPr>
          <w:rFonts w:ascii="Courier New" w:eastAsia="Courier New" w:hAnsi="Courier New" w:cs="Courier New"/>
        </w:rPr>
      </w:pPr>
      <w:r w:rsidRPr="003B4BEB">
        <w:rPr>
          <w:rFonts w:ascii="Courier New" w:eastAsia="Courier New" w:hAnsi="Courier New" w:cs="Courier New"/>
        </w:rPr>
        <w:t>cmake --build .</w:t>
      </w:r>
    </w:p>
    <w:p w14:paraId="17AF49D5" w14:textId="77777777" w:rsidR="003B4BEB" w:rsidRDefault="003B4BEB" w:rsidP="003B4BEB">
      <w:pPr>
        <w:pStyle w:val="Listaszerbekezds"/>
        <w:numPr>
          <w:ilvl w:val="0"/>
          <w:numId w:val="12"/>
        </w:numPr>
        <w:spacing w:after="60"/>
        <w:rPr>
          <w:rFonts w:ascii="Courier New" w:eastAsia="Courier New" w:hAnsi="Courier New" w:cs="Courier New"/>
        </w:rPr>
      </w:pPr>
      <w:r w:rsidRPr="003B4BEB">
        <w:rPr>
          <w:rFonts w:ascii="Courier New" w:eastAsia="Courier New" w:hAnsi="Courier New" w:cs="Courier New"/>
        </w:rPr>
        <w:t>Elérhető verziók</w:t>
      </w:r>
    </w:p>
    <w:p w14:paraId="7A3B9866" w14:textId="5950EBC8" w:rsidR="000A50B0" w:rsidRDefault="000A50B0" w:rsidP="000A50B0">
      <w:pPr>
        <w:pStyle w:val="Listaszerbekezds"/>
        <w:numPr>
          <w:ilvl w:val="1"/>
          <w:numId w:val="12"/>
        </w:numPr>
        <w:spacing w:before="100" w:beforeAutospacing="1" w:after="100" w:afterAutospacing="1"/>
        <w:rPr>
          <w:lang w:eastAsia="hu-HU"/>
        </w:rPr>
      </w:pPr>
      <w:r w:rsidRPr="000A50B0">
        <w:rPr>
          <w:lang w:eastAsia="hu-HU"/>
        </w:rPr>
        <w:t>A rendszer különböző modulokhoz és tesztelési fázisokhoz eltérő verziókat biztosít</w:t>
      </w:r>
      <w:r>
        <w:rPr>
          <w:lang w:eastAsia="hu-HU"/>
        </w:rPr>
        <w:t>:</w:t>
      </w:r>
    </w:p>
    <w:p w14:paraId="05341CE8" w14:textId="0ECAFDC2" w:rsidR="001039D5" w:rsidRDefault="001039D5" w:rsidP="00BE05A6">
      <w:pPr>
        <w:pStyle w:val="Listaszerbekezds"/>
        <w:numPr>
          <w:ilvl w:val="2"/>
          <w:numId w:val="12"/>
        </w:numPr>
        <w:spacing w:before="100" w:beforeAutospacing="1" w:after="100" w:afterAutospacing="1"/>
        <w:rPr>
          <w:lang w:eastAsia="hu-HU"/>
        </w:rPr>
      </w:pPr>
      <w:r w:rsidRPr="00BE05A6">
        <w:rPr>
          <w:b/>
          <w:bCs/>
        </w:rPr>
        <w:t>e</w:t>
      </w:r>
      <w:r w:rsidRPr="00BE05A6">
        <w:rPr>
          <w:b/>
          <w:bCs/>
          <w:lang w:eastAsia="hu-HU"/>
        </w:rPr>
        <w:t>quirectangular</w:t>
      </w:r>
      <w:r>
        <w:rPr>
          <w:lang w:eastAsia="hu-HU"/>
        </w:rPr>
        <w:t>: Az equirectangular oldalon használt fájlok, amelyek az ekvirektanguláris képek megjelenítésének teszteléséhez készített optimalizált verziót jelentik.</w:t>
      </w:r>
    </w:p>
    <w:p w14:paraId="3B45AE53" w14:textId="4C430C93" w:rsidR="001039D5" w:rsidRDefault="001039D5" w:rsidP="00BE05A6">
      <w:pPr>
        <w:pStyle w:val="Listaszerbekezds"/>
        <w:numPr>
          <w:ilvl w:val="2"/>
          <w:numId w:val="12"/>
        </w:numPr>
        <w:spacing w:before="100" w:beforeAutospacing="1" w:after="100" w:afterAutospacing="1"/>
        <w:rPr>
          <w:lang w:eastAsia="hu-HU"/>
        </w:rPr>
      </w:pPr>
      <w:r w:rsidRPr="00317CCF">
        <w:rPr>
          <w:b/>
          <w:bCs/>
          <w:lang w:eastAsia="hu-HU"/>
        </w:rPr>
        <w:t>equirectangular_debug:</w:t>
      </w:r>
      <w:r>
        <w:rPr>
          <w:lang w:eastAsia="hu-HU"/>
        </w:rPr>
        <w:t xml:space="preserve"> Az ekvirektanguláris képek megjelenítésének debugolható (hibakeresésre alkalmas) verziója.</w:t>
      </w:r>
    </w:p>
    <w:p w14:paraId="7B3D68E9" w14:textId="0D893D74" w:rsidR="001039D5" w:rsidRDefault="001039D5" w:rsidP="00BE05A6">
      <w:pPr>
        <w:pStyle w:val="Listaszerbekezds"/>
        <w:numPr>
          <w:ilvl w:val="2"/>
          <w:numId w:val="12"/>
        </w:numPr>
        <w:spacing w:before="100" w:beforeAutospacing="1" w:after="100" w:afterAutospacing="1"/>
        <w:rPr>
          <w:lang w:eastAsia="hu-HU"/>
        </w:rPr>
      </w:pPr>
      <w:r w:rsidRPr="00317CCF">
        <w:rPr>
          <w:b/>
          <w:bCs/>
          <w:lang w:eastAsia="hu-HU"/>
        </w:rPr>
        <w:t>mapViewer:</w:t>
      </w:r>
      <w:r>
        <w:rPr>
          <w:lang w:eastAsia="hu-HU"/>
        </w:rPr>
        <w:t xml:space="preserve"> A test-map oldalon használt, a 2D-s térképek megjelenítésének tesztelésére szánt optimalizált verzió.</w:t>
      </w:r>
    </w:p>
    <w:p w14:paraId="417D4D27" w14:textId="0A257422" w:rsidR="000A50B0" w:rsidRPr="000A50B0" w:rsidRDefault="001039D5" w:rsidP="00BE05A6">
      <w:pPr>
        <w:pStyle w:val="Listaszerbekezds"/>
        <w:numPr>
          <w:ilvl w:val="2"/>
          <w:numId w:val="12"/>
        </w:numPr>
        <w:spacing w:before="100" w:beforeAutospacing="1" w:after="100" w:afterAutospacing="1"/>
        <w:rPr>
          <w:lang w:eastAsia="hu-HU"/>
        </w:rPr>
      </w:pPr>
      <w:r w:rsidRPr="00317CCF">
        <w:rPr>
          <w:b/>
          <w:bCs/>
          <w:lang w:eastAsia="hu-HU"/>
        </w:rPr>
        <w:lastRenderedPageBreak/>
        <w:t>mapViewer_debug:</w:t>
      </w:r>
      <w:r>
        <w:rPr>
          <w:lang w:eastAsia="hu-HU"/>
        </w:rPr>
        <w:t xml:space="preserve"> A 2D-s térképek megjelenítésének debugolható verziója.</w:t>
      </w:r>
    </w:p>
    <w:p w14:paraId="181AB903" w14:textId="2A5DC61A" w:rsidR="00506C13" w:rsidRDefault="00112D53" w:rsidP="00112D53">
      <w:pPr>
        <w:pStyle w:val="Cmsor2"/>
      </w:pPr>
      <w:bookmarkStart w:id="95" w:name="_Toc228831358"/>
      <w:r>
        <w:t>A program részletes bemutatása</w:t>
      </w:r>
      <w:bookmarkEnd w:id="95"/>
    </w:p>
    <w:p w14:paraId="11CCB49C" w14:textId="11EEC2E2" w:rsidR="00112D53" w:rsidRDefault="00A8708C" w:rsidP="00112D53">
      <w:pPr>
        <w:pStyle w:val="Cmsor3"/>
      </w:pPr>
      <w:bookmarkStart w:id="96" w:name="_Toc228831359"/>
      <w:r>
        <w:t>Regisztráció és bejelentkezés</w:t>
      </w:r>
      <w:bookmarkEnd w:id="96"/>
    </w:p>
    <w:p w14:paraId="452FC06F" w14:textId="13E5BD35" w:rsidR="00A8708C" w:rsidRDefault="00A8708C" w:rsidP="00A8708C">
      <w:pPr>
        <w:spacing w:after="120" w:line="360" w:lineRule="auto"/>
        <w:jc w:val="both"/>
      </w:pPr>
      <w:r>
        <w:rPr>
          <w:rFonts w:ascii="Times New Roman" w:eastAsia="Times New Roman" w:hAnsi="Times New Roman" w:cs="Times New Roman"/>
          <w:sz w:val="24"/>
          <w:szCs w:val="24"/>
        </w:rPr>
        <w:t xml:space="preserve">Az alkalmazás regisztráció nélkül </w:t>
      </w:r>
      <w:r w:rsidR="00CE64A2">
        <w:rPr>
          <w:rFonts w:ascii="Times New Roman" w:eastAsia="Times New Roman" w:hAnsi="Times New Roman" w:cs="Times New Roman"/>
          <w:sz w:val="24"/>
          <w:szCs w:val="24"/>
        </w:rPr>
        <w:t>korlátozott</w:t>
      </w:r>
      <w:r w:rsidR="003A189E">
        <w:rPr>
          <w:rFonts w:ascii="Times New Roman" w:eastAsia="Times New Roman" w:hAnsi="Times New Roman" w:cs="Times New Roman"/>
          <w:sz w:val="24"/>
          <w:szCs w:val="24"/>
        </w:rPr>
        <w:t>, csak a főold</w:t>
      </w:r>
      <w:r w:rsidR="00AB3313">
        <w:rPr>
          <w:rFonts w:ascii="Times New Roman" w:eastAsia="Times New Roman" w:hAnsi="Times New Roman" w:cs="Times New Roman"/>
          <w:sz w:val="24"/>
          <w:szCs w:val="24"/>
        </w:rPr>
        <w:t>alt lehet böng</w:t>
      </w:r>
      <w:r w:rsidR="002E0397">
        <w:rPr>
          <w:rFonts w:ascii="Times New Roman" w:eastAsia="Times New Roman" w:hAnsi="Times New Roman" w:cs="Times New Roman"/>
          <w:sz w:val="24"/>
          <w:szCs w:val="24"/>
        </w:rPr>
        <w:t>észni</w:t>
      </w:r>
      <w:r w:rsidR="003A189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játék indításához, saját pálya készítéséhez,</w:t>
      </w:r>
      <w:r w:rsidR="002E0397">
        <w:rPr>
          <w:rFonts w:ascii="Times New Roman" w:eastAsia="Times New Roman" w:hAnsi="Times New Roman" w:cs="Times New Roman"/>
          <w:sz w:val="24"/>
          <w:szCs w:val="24"/>
        </w:rPr>
        <w:t xml:space="preserve"> játékok megnézéséhez,</w:t>
      </w:r>
      <w:r>
        <w:rPr>
          <w:rFonts w:ascii="Times New Roman" w:eastAsia="Times New Roman" w:hAnsi="Times New Roman" w:cs="Times New Roman"/>
          <w:sz w:val="24"/>
          <w:szCs w:val="24"/>
        </w:rPr>
        <w:t xml:space="preserve"> értékeléshez és hozzászóláshoz regisztráció szükséges.</w:t>
      </w:r>
    </w:p>
    <w:p w14:paraId="2E6EDBC6" w14:textId="77777777" w:rsidR="00AF0FDA" w:rsidRDefault="00AF0FDA" w:rsidP="00AF0FDA">
      <w:pPr>
        <w:spacing w:after="120" w:line="360" w:lineRule="auto"/>
        <w:jc w:val="both"/>
      </w:pPr>
      <w:r>
        <w:rPr>
          <w:rFonts w:ascii="Times New Roman" w:eastAsia="Times New Roman" w:hAnsi="Times New Roman" w:cs="Times New Roman"/>
          <w:sz w:val="24"/>
          <w:szCs w:val="24"/>
        </w:rPr>
        <w:t>A regisztráció során az alábbi adatokat kell megadni:</w:t>
      </w:r>
    </w:p>
    <w:p w14:paraId="6DF2172A" w14:textId="59808FF8" w:rsidR="00AF0FDA" w:rsidRDefault="00AF0FDA" w:rsidP="00AF0FDA">
      <w:pPr>
        <w:pStyle w:val="Listaszerbekezds"/>
        <w:numPr>
          <w:ilvl w:val="0"/>
          <w:numId w:val="8"/>
        </w:numPr>
        <w:spacing w:after="60" w:line="360" w:lineRule="auto"/>
      </w:pPr>
      <w:r>
        <w:rPr>
          <w:b/>
          <w:bCs/>
        </w:rPr>
        <w:t>Felhasználónév</w:t>
      </w:r>
      <w:r>
        <w:t>: Egyedi, legalább 3 karakter hosszú</w:t>
      </w:r>
      <w:r w:rsidR="00DA7B17">
        <w:t>, maximum 20</w:t>
      </w:r>
      <w:r w:rsidR="00093974">
        <w:t>.</w:t>
      </w:r>
    </w:p>
    <w:p w14:paraId="7B6F9719" w14:textId="77777777" w:rsidR="00AF0FDA" w:rsidRDefault="00AF0FDA" w:rsidP="00AF0FDA">
      <w:pPr>
        <w:pStyle w:val="Listaszerbekezds"/>
        <w:numPr>
          <w:ilvl w:val="0"/>
          <w:numId w:val="8"/>
        </w:numPr>
        <w:spacing w:after="60" w:line="360" w:lineRule="auto"/>
      </w:pPr>
      <w:r>
        <w:rPr>
          <w:b/>
          <w:bCs/>
        </w:rPr>
        <w:t>E-mail cím</w:t>
      </w:r>
      <w:r>
        <w:t>: Érvényes formátumú, egyedi.</w:t>
      </w:r>
    </w:p>
    <w:p w14:paraId="7FED1446" w14:textId="2C816F78" w:rsidR="00A8708C" w:rsidRDefault="00AF0FDA" w:rsidP="00A8708C">
      <w:pPr>
        <w:pStyle w:val="Listaszerbekezds"/>
        <w:numPr>
          <w:ilvl w:val="0"/>
          <w:numId w:val="8"/>
        </w:numPr>
        <w:spacing w:after="60" w:line="360" w:lineRule="auto"/>
      </w:pPr>
      <w:r>
        <w:rPr>
          <w:b/>
          <w:bCs/>
        </w:rPr>
        <w:t>Jelszó</w:t>
      </w:r>
      <w:r>
        <w:t>: Legalább 8 karakter, tartalmazzon kis- és nagybetűt, valamint számot.</w:t>
      </w:r>
    </w:p>
    <w:p w14:paraId="231D4512" w14:textId="34EF83E7" w:rsidR="003F345B" w:rsidRDefault="003F74B2" w:rsidP="00A8708C">
      <w:pPr>
        <w:rPr>
          <w:rFonts w:ascii="Times New Roman" w:eastAsia="Times New Roman" w:hAnsi="Times New Roman" w:cs="Times New Roman"/>
          <w:sz w:val="24"/>
          <w:szCs w:val="24"/>
        </w:rPr>
      </w:pPr>
      <w:r>
        <w:rPr>
          <w:rFonts w:ascii="Times New Roman" w:eastAsia="Times New Roman" w:hAnsi="Times New Roman" w:cs="Times New Roman"/>
          <w:sz w:val="24"/>
          <w:szCs w:val="24"/>
        </w:rPr>
        <w:t>A bejelentkezés a felhasználónév (vagy e-mail) és a jelszó megadásával történik. Hibás adatok esetén a rendszer hibaüzenetet jelenít meg.</w:t>
      </w:r>
    </w:p>
    <w:p w14:paraId="4AA91999" w14:textId="0F605835" w:rsidR="00722624" w:rsidRDefault="00722624" w:rsidP="00A8708C">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8208" behindDoc="1" locked="0" layoutInCell="1" allowOverlap="1" wp14:anchorId="7E249AC7" wp14:editId="2E76FB47">
                <wp:simplePos x="0" y="0"/>
                <wp:positionH relativeFrom="column">
                  <wp:posOffset>635</wp:posOffset>
                </wp:positionH>
                <wp:positionV relativeFrom="paragraph">
                  <wp:posOffset>2896235</wp:posOffset>
                </wp:positionV>
                <wp:extent cx="5760720" cy="635"/>
                <wp:effectExtent l="0" t="0" r="11430" b="0"/>
                <wp:wrapTight wrapText="bothSides">
                  <wp:wrapPolygon edited="0">
                    <wp:start x="0" y="0"/>
                    <wp:lineTo x="0" y="20057"/>
                    <wp:lineTo x="21571" y="20057"/>
                    <wp:lineTo x="21571" y="0"/>
                    <wp:lineTo x="0" y="0"/>
                  </wp:wrapPolygon>
                </wp:wrapTight>
                <wp:docPr id="924244937"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noFill/>
                        <a:ln>
                          <a:noFill/>
                        </a:ln>
                      </wps:spPr>
                      <wps:txbx>
                        <w:txbxContent>
                          <w:p w14:paraId="4F36D348" w14:textId="3A15EA23" w:rsidR="00722624" w:rsidRPr="00831807" w:rsidRDefault="006D33DF" w:rsidP="00722624">
                            <w:pPr>
                              <w:pStyle w:val="Kpalrs"/>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STYLEREF 2 \s </w:instrText>
                            </w:r>
                            <w:r>
                              <w:rPr>
                                <w:rFonts w:ascii="Times New Roman" w:eastAsia="Times New Roman" w:hAnsi="Times New Roman" w:cs="Times New Roman"/>
                              </w:rPr>
                              <w:fldChar w:fldCharType="separate"/>
                            </w:r>
                            <w:bookmarkStart w:id="97" w:name="_Toc228831387"/>
                            <w:r w:rsidR="00DA6CD7">
                              <w:rPr>
                                <w:rFonts w:ascii="Times New Roman" w:eastAsia="Times New Roman" w:hAnsi="Times New Roman" w:cs="Times New Roman"/>
                                <w:noProof/>
                              </w:rPr>
                              <w:t>3.4</w:t>
                            </w:r>
                            <w:r>
                              <w:rPr>
                                <w:rFonts w:ascii="Times New Roman" w:eastAsia="Times New Roman" w:hAnsi="Times New Roman" w:cs="Times New Roman"/>
                              </w:rPr>
                              <w:fldChar w:fldCharType="end"/>
                            </w:r>
                            <w:r>
                              <w:rPr>
                                <w:rFonts w:ascii="Times New Roman" w:eastAsia="Times New Roman" w:hAnsi="Times New Roman" w:cs="Times New Roman"/>
                              </w:rPr>
                              <w:noBreakHyphen/>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ábra \* ARABIC \s 2 </w:instrText>
                            </w:r>
                            <w:r>
                              <w:rPr>
                                <w:rFonts w:ascii="Times New Roman" w:eastAsia="Times New Roman" w:hAnsi="Times New Roman" w:cs="Times New Roman"/>
                              </w:rPr>
                              <w:fldChar w:fldCharType="separate"/>
                            </w:r>
                            <w:r w:rsidR="00DA6CD7">
                              <w:rPr>
                                <w:rFonts w:ascii="Times New Roman" w:eastAsia="Times New Roman" w:hAnsi="Times New Roman" w:cs="Times New Roman"/>
                                <w:noProof/>
                              </w:rPr>
                              <w:t>1</w:t>
                            </w:r>
                            <w:r>
                              <w:rPr>
                                <w:rFonts w:ascii="Times New Roman" w:eastAsia="Times New Roman" w:hAnsi="Times New Roman" w:cs="Times New Roman"/>
                              </w:rPr>
                              <w:fldChar w:fldCharType="end"/>
                            </w:r>
                            <w:r w:rsidR="00722624">
                              <w:t>. ábra Regisztrációs oldalról képernyőkép</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49AC7" id="_x0000_s1034" type="#_x0000_t202" style="position:absolute;margin-left:.05pt;margin-top:228.05pt;width:453.6pt;height:.05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" filled="f" stroked="f">
                <v:textbox style="mso-fit-shape-to-text:t" inset="0,0,0,0">
                  <w:txbxContent>
                    <w:p w14:paraId="4F36D348" w14:textId="3A15EA23" w:rsidR="00722624" w:rsidRPr="00831807" w:rsidRDefault="006D33DF" w:rsidP="00722624">
                      <w:pPr>
                        <w:pStyle w:val="Kpalrs"/>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STYLEREF 2 \s </w:instrText>
                      </w:r>
                      <w:r>
                        <w:rPr>
                          <w:rFonts w:ascii="Times New Roman" w:eastAsia="Times New Roman" w:hAnsi="Times New Roman" w:cs="Times New Roman"/>
                        </w:rPr>
                        <w:fldChar w:fldCharType="separate"/>
                      </w:r>
                      <w:bookmarkStart w:id="98" w:name="_Toc228831387"/>
                      <w:r w:rsidR="00DA6CD7">
                        <w:rPr>
                          <w:rFonts w:ascii="Times New Roman" w:eastAsia="Times New Roman" w:hAnsi="Times New Roman" w:cs="Times New Roman"/>
                          <w:noProof/>
                        </w:rPr>
                        <w:t>3.4</w:t>
                      </w:r>
                      <w:r>
                        <w:rPr>
                          <w:rFonts w:ascii="Times New Roman" w:eastAsia="Times New Roman" w:hAnsi="Times New Roman" w:cs="Times New Roman"/>
                        </w:rPr>
                        <w:fldChar w:fldCharType="end"/>
                      </w:r>
                      <w:r>
                        <w:rPr>
                          <w:rFonts w:ascii="Times New Roman" w:eastAsia="Times New Roman" w:hAnsi="Times New Roman" w:cs="Times New Roman"/>
                        </w:rPr>
                        <w:noBreakHyphen/>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ábra \* ARABIC \s 2 </w:instrText>
                      </w:r>
                      <w:r>
                        <w:rPr>
                          <w:rFonts w:ascii="Times New Roman" w:eastAsia="Times New Roman" w:hAnsi="Times New Roman" w:cs="Times New Roman"/>
                        </w:rPr>
                        <w:fldChar w:fldCharType="separate"/>
                      </w:r>
                      <w:r w:rsidR="00DA6CD7">
                        <w:rPr>
                          <w:rFonts w:ascii="Times New Roman" w:eastAsia="Times New Roman" w:hAnsi="Times New Roman" w:cs="Times New Roman"/>
                          <w:noProof/>
                        </w:rPr>
                        <w:t>1</w:t>
                      </w:r>
                      <w:r>
                        <w:rPr>
                          <w:rFonts w:ascii="Times New Roman" w:eastAsia="Times New Roman" w:hAnsi="Times New Roman" w:cs="Times New Roman"/>
                        </w:rPr>
                        <w:fldChar w:fldCharType="end"/>
                      </w:r>
                      <w:r w:rsidR="00722624">
                        <w:t>. ábra Regisztrációs oldalról képernyőkép</w:t>
                      </w:r>
                      <w:bookmarkEnd w:id="98"/>
                    </w:p>
                  </w:txbxContent>
                </v:textbox>
                <w10:wrap type="tight"/>
              </v:shape>
            </w:pict>
          </mc:Fallback>
        </mc:AlternateContent>
      </w:r>
      <w:r w:rsidRPr="00722624">
        <w:rPr>
          <w:rFonts w:ascii="Times New Roman" w:eastAsia="Times New Roman" w:hAnsi="Times New Roman" w:cs="Times New Roman"/>
          <w:sz w:val="24"/>
          <w:szCs w:val="24"/>
        </w:rPr>
        <w:drawing>
          <wp:anchor distT="0" distB="0" distL="114300" distR="114300" simplePos="0" relativeHeight="251672064" behindDoc="1" locked="0" layoutInCell="1" allowOverlap="1" wp14:anchorId="376A67A6" wp14:editId="796112B7">
            <wp:simplePos x="0" y="0"/>
            <wp:positionH relativeFrom="column">
              <wp:posOffset>957</wp:posOffset>
            </wp:positionH>
            <wp:positionV relativeFrom="paragraph">
              <wp:posOffset>-2294</wp:posOffset>
            </wp:positionV>
            <wp:extent cx="5760720" cy="2840990"/>
            <wp:effectExtent l="0" t="0" r="0" b="0"/>
            <wp:wrapTight wrapText="bothSides">
              <wp:wrapPolygon edited="0">
                <wp:start x="0" y="0"/>
                <wp:lineTo x="0" y="21436"/>
                <wp:lineTo x="21500" y="21436"/>
                <wp:lineTo x="21500" y="0"/>
                <wp:lineTo x="0" y="0"/>
              </wp:wrapPolygon>
            </wp:wrapTight>
            <wp:docPr id="5481003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030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840990"/>
                    </a:xfrm>
                    <a:prstGeom prst="rect">
                      <a:avLst/>
                    </a:prstGeom>
                  </pic:spPr>
                </pic:pic>
              </a:graphicData>
            </a:graphic>
            <wp14:sizeRelH relativeFrom="page">
              <wp14:pctWidth>0</wp14:pctWidth>
            </wp14:sizeRelH>
            <wp14:sizeRelV relativeFrom="page">
              <wp14:pctHeight>0</wp14:pctHeight>
            </wp14:sizeRelV>
          </wp:anchor>
        </w:drawing>
      </w:r>
    </w:p>
    <w:p w14:paraId="7F6BD435" w14:textId="77777777" w:rsidR="00A435DB" w:rsidRDefault="00A435DB" w:rsidP="00A435DB">
      <w:pPr>
        <w:keepNext/>
      </w:pPr>
      <w:r w:rsidRPr="00A435DB">
        <w:lastRenderedPageBreak/>
        <w:drawing>
          <wp:inline distT="0" distB="0" distL="0" distR="0" wp14:anchorId="1F037B85" wp14:editId="59A10E25">
            <wp:extent cx="5760720" cy="2978785"/>
            <wp:effectExtent l="0" t="0" r="0" b="0"/>
            <wp:docPr id="3798148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14860" name=""/>
                    <pic:cNvPicPr/>
                  </pic:nvPicPr>
                  <pic:blipFill>
                    <a:blip r:embed="rId29"/>
                    <a:stretch>
                      <a:fillRect/>
                    </a:stretch>
                  </pic:blipFill>
                  <pic:spPr>
                    <a:xfrm>
                      <a:off x="0" y="0"/>
                      <a:ext cx="5760720" cy="2978785"/>
                    </a:xfrm>
                    <a:prstGeom prst="rect">
                      <a:avLst/>
                    </a:prstGeom>
                  </pic:spPr>
                </pic:pic>
              </a:graphicData>
            </a:graphic>
          </wp:inline>
        </w:drawing>
      </w:r>
    </w:p>
    <w:p w14:paraId="3E235C3D" w14:textId="6B987C0E" w:rsidR="009F74D5" w:rsidRDefault="006D33DF" w:rsidP="00A435DB">
      <w:pPr>
        <w:pStyle w:val="Kpalrs"/>
        <w:jc w:val="center"/>
      </w:pPr>
      <w:fldSimple w:instr=" STYLEREF 2 \s ">
        <w:bookmarkStart w:id="99" w:name="_Toc228831388"/>
        <w:r w:rsidR="00DA6CD7">
          <w:rPr>
            <w:noProof/>
          </w:rPr>
          <w:t>3.4</w:t>
        </w:r>
      </w:fldSimple>
      <w:r>
        <w:noBreakHyphen/>
      </w:r>
      <w:fldSimple w:instr=" SEQ ábra \* ARABIC \s 2 ">
        <w:r w:rsidR="00DA6CD7">
          <w:rPr>
            <w:noProof/>
          </w:rPr>
          <w:t>2</w:t>
        </w:r>
      </w:fldSimple>
      <w:r w:rsidR="00A435DB">
        <w:t>-ábra Bejelentkezés</w:t>
      </w:r>
      <w:bookmarkEnd w:id="99"/>
    </w:p>
    <w:p w14:paraId="2A53C73C" w14:textId="2EB9B61B" w:rsidR="003F345B" w:rsidRDefault="003F345B" w:rsidP="003F345B">
      <w:pPr>
        <w:pStyle w:val="Cmsor3"/>
      </w:pPr>
      <w:bookmarkStart w:id="100" w:name="_Toc228831360"/>
      <w:r>
        <w:t>Profilbeállítások</w:t>
      </w:r>
      <w:bookmarkEnd w:id="100"/>
    </w:p>
    <w:p w14:paraId="5C17A1B6" w14:textId="044FED31" w:rsidR="003F74B2" w:rsidRDefault="0071648E" w:rsidP="003F74B2">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79559B">
        <w:rPr>
          <w:rFonts w:ascii="Times New Roman" w:eastAsia="Times New Roman" w:hAnsi="Times New Roman" w:cs="Times New Roman"/>
          <w:sz w:val="24"/>
          <w:szCs w:val="24"/>
        </w:rPr>
        <w:t xml:space="preserve">profilképre húzva az egeret hozzá lehet férni a profilbeállításokhoz, ahol lehet </w:t>
      </w:r>
      <w:r w:rsidR="001308CC">
        <w:rPr>
          <w:rFonts w:ascii="Times New Roman" w:eastAsia="Times New Roman" w:hAnsi="Times New Roman" w:cs="Times New Roman"/>
          <w:sz w:val="24"/>
          <w:szCs w:val="24"/>
        </w:rPr>
        <w:t>jelszót változtatni, sötétmódot beállítani</w:t>
      </w:r>
      <w:r w:rsidR="003F345B">
        <w:rPr>
          <w:rFonts w:ascii="Times New Roman" w:eastAsia="Times New Roman" w:hAnsi="Times New Roman" w:cs="Times New Roman"/>
          <w:sz w:val="24"/>
          <w:szCs w:val="24"/>
        </w:rPr>
        <w:t xml:space="preserve">, nyelvet </w:t>
      </w:r>
      <w:commentRangeStart w:id="101"/>
      <w:r w:rsidR="003F345B">
        <w:rPr>
          <w:rFonts w:ascii="Times New Roman" w:eastAsia="Times New Roman" w:hAnsi="Times New Roman" w:cs="Times New Roman"/>
          <w:sz w:val="24"/>
          <w:szCs w:val="24"/>
        </w:rPr>
        <w:t>változtatni</w:t>
      </w:r>
      <w:commentRangeEnd w:id="101"/>
      <w:r w:rsidR="00493BF4">
        <w:rPr>
          <w:rStyle w:val="Jegyzethivatkozs"/>
          <w:rFonts w:ascii="Times New Roman" w:eastAsia="Times New Roman" w:hAnsi="Times New Roman" w:cs="Times New Roman"/>
          <w:sz w:val="24"/>
          <w:szCs w:val="24"/>
        </w:rPr>
        <w:commentReference w:id="101"/>
      </w:r>
      <w:r w:rsidR="003F345B">
        <w:rPr>
          <w:rFonts w:ascii="Times New Roman" w:eastAsia="Times New Roman" w:hAnsi="Times New Roman" w:cs="Times New Roman"/>
          <w:sz w:val="24"/>
          <w:szCs w:val="24"/>
        </w:rPr>
        <w:t>.</w:t>
      </w:r>
    </w:p>
    <w:p w14:paraId="2E7EE97A" w14:textId="77777777" w:rsidR="009D0B4F" w:rsidRDefault="009D0B4F" w:rsidP="009D0B4F">
      <w:pPr>
        <w:keepNext/>
        <w:spacing w:after="120" w:line="360" w:lineRule="auto"/>
        <w:jc w:val="both"/>
      </w:pPr>
      <w:r w:rsidRPr="009D0B4F">
        <w:drawing>
          <wp:inline distT="0" distB="0" distL="0" distR="0" wp14:anchorId="48A1E036" wp14:editId="2CAB1AEC">
            <wp:extent cx="5972175" cy="3299480"/>
            <wp:effectExtent l="0" t="0" r="0" b="0"/>
            <wp:docPr id="147928235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82354" name=""/>
                    <pic:cNvPicPr/>
                  </pic:nvPicPr>
                  <pic:blipFill>
                    <a:blip r:embed="rId30"/>
                    <a:stretch>
                      <a:fillRect/>
                    </a:stretch>
                  </pic:blipFill>
                  <pic:spPr>
                    <a:xfrm>
                      <a:off x="0" y="0"/>
                      <a:ext cx="5980284" cy="3303960"/>
                    </a:xfrm>
                    <a:prstGeom prst="rect">
                      <a:avLst/>
                    </a:prstGeom>
                  </pic:spPr>
                </pic:pic>
              </a:graphicData>
            </a:graphic>
          </wp:inline>
        </w:drawing>
      </w:r>
    </w:p>
    <w:p w14:paraId="47D7517C" w14:textId="17C9A90F" w:rsidR="009D0B4F" w:rsidRDefault="009D0B4F" w:rsidP="009D0B4F">
      <w:pPr>
        <w:pStyle w:val="Kpalrs"/>
        <w:jc w:val="center"/>
      </w:pPr>
      <w:fldSimple w:instr=" STYLEREF 3 \s ">
        <w:bookmarkStart w:id="102" w:name="_Toc228831389"/>
        <w:r w:rsidR="00DA6CD7">
          <w:rPr>
            <w:noProof/>
          </w:rPr>
          <w:t>3.4.2</w:t>
        </w:r>
      </w:fldSimple>
      <w:r>
        <w:noBreakHyphen/>
      </w:r>
      <w:fldSimple w:instr=" SEQ ábra \* ARABIC \s 3 ">
        <w:r w:rsidR="00DA6CD7">
          <w:rPr>
            <w:noProof/>
          </w:rPr>
          <w:t>1</w:t>
        </w:r>
      </w:fldSimple>
      <w:r>
        <w:t>-ábra Profil dropdown</w:t>
      </w:r>
      <w:bookmarkEnd w:id="102"/>
    </w:p>
    <w:p w14:paraId="2458C6D0" w14:textId="0A672C0E" w:rsidR="006D33DF" w:rsidRDefault="006D33DF" w:rsidP="003F74B2">
      <w:pPr>
        <w:spacing w:after="120" w:line="360" w:lineRule="auto"/>
        <w:jc w:val="both"/>
      </w:pPr>
    </w:p>
    <w:p w14:paraId="63F1EF2F" w14:textId="4D257D8A" w:rsidR="001B1845" w:rsidRDefault="00AF7951" w:rsidP="003F74B2">
      <w:pPr>
        <w:pStyle w:val="Cmsor3"/>
      </w:pPr>
      <w:bookmarkStart w:id="103" w:name="_Toc228831361"/>
      <w:r w:rsidRPr="00AF7951">
        <w:lastRenderedPageBreak/>
        <w:drawing>
          <wp:anchor distT="0" distB="0" distL="114300" distR="114300" simplePos="0" relativeHeight="251740672" behindDoc="1" locked="0" layoutInCell="1" allowOverlap="1" wp14:anchorId="2635A0AF" wp14:editId="31C42D1B">
            <wp:simplePos x="0" y="0"/>
            <wp:positionH relativeFrom="column">
              <wp:posOffset>2757769</wp:posOffset>
            </wp:positionH>
            <wp:positionV relativeFrom="paragraph">
              <wp:posOffset>86264</wp:posOffset>
            </wp:positionV>
            <wp:extent cx="3293110" cy="1802130"/>
            <wp:effectExtent l="0" t="0" r="2540" b="7620"/>
            <wp:wrapTight wrapText="bothSides">
              <wp:wrapPolygon edited="0">
                <wp:start x="0" y="0"/>
                <wp:lineTo x="0" y="21463"/>
                <wp:lineTo x="21492" y="21463"/>
                <wp:lineTo x="21492" y="0"/>
                <wp:lineTo x="0" y="0"/>
              </wp:wrapPolygon>
            </wp:wrapTight>
            <wp:docPr id="14145352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3527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93110" cy="18021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1216" behindDoc="1" locked="0" layoutInCell="1" allowOverlap="1" wp14:anchorId="55D3F9E6" wp14:editId="21D34A6C">
                <wp:simplePos x="0" y="0"/>
                <wp:positionH relativeFrom="column">
                  <wp:posOffset>886</wp:posOffset>
                </wp:positionH>
                <wp:positionV relativeFrom="paragraph">
                  <wp:posOffset>1983501</wp:posOffset>
                </wp:positionV>
                <wp:extent cx="5760720" cy="635"/>
                <wp:effectExtent l="0" t="0" r="11430" b="0"/>
                <wp:wrapTight wrapText="bothSides">
                  <wp:wrapPolygon edited="0">
                    <wp:start x="0" y="0"/>
                    <wp:lineTo x="0" y="20057"/>
                    <wp:lineTo x="21571" y="20057"/>
                    <wp:lineTo x="21571" y="0"/>
                    <wp:lineTo x="0" y="0"/>
                  </wp:wrapPolygon>
                </wp:wrapTight>
                <wp:docPr id="829544684"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noFill/>
                        <a:ln>
                          <a:noFill/>
                        </a:ln>
                      </wps:spPr>
                      <wps:txbx>
                        <w:txbxContent>
                          <w:p w14:paraId="267A02C3" w14:textId="1935D481" w:rsidR="006D33DF" w:rsidRPr="00042EBE" w:rsidRDefault="006D33DF" w:rsidP="006D33DF">
                            <w:pPr>
                              <w:pStyle w:val="Kpalrs"/>
                              <w:jc w:val="center"/>
                              <w:rPr>
                                <w:sz w:val="22"/>
                                <w:szCs w:val="22"/>
                              </w:rPr>
                            </w:pPr>
                            <w:fldSimple w:instr=" STYLEREF 2 \s ">
                              <w:bookmarkStart w:id="104" w:name="_Toc228831390"/>
                              <w:r w:rsidR="00DA6CD7">
                                <w:rPr>
                                  <w:noProof/>
                                </w:rPr>
                                <w:t>3.4</w:t>
                              </w:r>
                            </w:fldSimple>
                            <w:r>
                              <w:noBreakHyphen/>
                            </w:r>
                            <w:fldSimple w:instr=" SEQ ábra \* ARABIC \s 2 ">
                              <w:r w:rsidR="00DA6CD7">
                                <w:rPr>
                                  <w:noProof/>
                                </w:rPr>
                                <w:t>4</w:t>
                              </w:r>
                            </w:fldSimple>
                            <w:r>
                              <w:t>. ábra Profil beállítása modalról képernyőkép</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D3F9E6" id="_x0000_s1035" type="#_x0000_t202" style="position:absolute;left:0;text-align:left;margin-left:.05pt;margin-top:156.2pt;width:453.6pt;height:.05pt;z-index:-25159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" filled="f" stroked="f">
                <v:textbox style="mso-fit-shape-to-text:t" inset="0,0,0,0">
                  <w:txbxContent>
                    <w:p w14:paraId="267A02C3" w14:textId="1935D481" w:rsidR="006D33DF" w:rsidRPr="00042EBE" w:rsidRDefault="006D33DF" w:rsidP="006D33DF">
                      <w:pPr>
                        <w:pStyle w:val="Kpalrs"/>
                        <w:jc w:val="center"/>
                        <w:rPr>
                          <w:sz w:val="22"/>
                          <w:szCs w:val="22"/>
                        </w:rPr>
                      </w:pPr>
                      <w:fldSimple w:instr=" STYLEREF 2 \s ">
                        <w:bookmarkStart w:id="105" w:name="_Toc228831390"/>
                        <w:r w:rsidR="00DA6CD7">
                          <w:rPr>
                            <w:noProof/>
                          </w:rPr>
                          <w:t>3.4</w:t>
                        </w:r>
                      </w:fldSimple>
                      <w:r>
                        <w:noBreakHyphen/>
                      </w:r>
                      <w:fldSimple w:instr=" SEQ ábra \* ARABIC \s 2 ">
                        <w:r w:rsidR="00DA6CD7">
                          <w:rPr>
                            <w:noProof/>
                          </w:rPr>
                          <w:t>4</w:t>
                        </w:r>
                      </w:fldSimple>
                      <w:r>
                        <w:t>. ábra Profil beállítása modalról képernyőkép</w:t>
                      </w:r>
                      <w:bookmarkEnd w:id="105"/>
                    </w:p>
                  </w:txbxContent>
                </v:textbox>
                <w10:wrap type="tight"/>
              </v:shape>
            </w:pict>
          </mc:Fallback>
        </mc:AlternateContent>
      </w:r>
      <w:r w:rsidRPr="006D33DF">
        <w:drawing>
          <wp:anchor distT="0" distB="0" distL="114300" distR="114300" simplePos="0" relativeHeight="251700736" behindDoc="1" locked="0" layoutInCell="1" allowOverlap="1" wp14:anchorId="489C7120" wp14:editId="6DCECE10">
            <wp:simplePos x="0" y="0"/>
            <wp:positionH relativeFrom="column">
              <wp:posOffset>-95586</wp:posOffset>
            </wp:positionH>
            <wp:positionV relativeFrom="paragraph">
              <wp:posOffset>599</wp:posOffset>
            </wp:positionV>
            <wp:extent cx="2708275" cy="1931670"/>
            <wp:effectExtent l="0" t="0" r="0" b="0"/>
            <wp:wrapTopAndBottom/>
            <wp:docPr id="148159949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9949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08275" cy="1931670"/>
                    </a:xfrm>
                    <a:prstGeom prst="rect">
                      <a:avLst/>
                    </a:prstGeom>
                  </pic:spPr>
                </pic:pic>
              </a:graphicData>
            </a:graphic>
            <wp14:sizeRelH relativeFrom="page">
              <wp14:pctWidth>0</wp14:pctWidth>
            </wp14:sizeRelH>
            <wp14:sizeRelV relativeFrom="page">
              <wp14:pctHeight>0</wp14:pctHeight>
            </wp14:sizeRelV>
          </wp:anchor>
        </w:drawing>
      </w:r>
      <w:r w:rsidR="008045FF">
        <w:t>Pályák böngészése</w:t>
      </w:r>
      <w:bookmarkEnd w:id="103"/>
    </w:p>
    <w:p w14:paraId="6010BC7C" w14:textId="23092444" w:rsidR="00432F25" w:rsidRDefault="00432F25" w:rsidP="00432F2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főoldalon a felhasználó áttekintheti a legtöbbet játszott négy pályát. A pályák borítóképpel, címmel, készítővel és átlagos értékeléssel</w:t>
      </w:r>
      <w:r w:rsidR="0071648E">
        <w:rPr>
          <w:rFonts w:ascii="Times New Roman" w:eastAsia="Times New Roman" w:hAnsi="Times New Roman" w:cs="Times New Roman"/>
          <w:sz w:val="24"/>
          <w:szCs w:val="24"/>
        </w:rPr>
        <w:t>, játékok számával</w:t>
      </w:r>
      <w:r>
        <w:rPr>
          <w:rFonts w:ascii="Times New Roman" w:eastAsia="Times New Roman" w:hAnsi="Times New Roman" w:cs="Times New Roman"/>
          <w:sz w:val="24"/>
          <w:szCs w:val="24"/>
        </w:rPr>
        <w:t xml:space="preserve"> jelennek meg. </w:t>
      </w:r>
      <w:r w:rsidR="0071648E">
        <w:rPr>
          <w:rFonts w:ascii="Times New Roman" w:eastAsia="Times New Roman" w:hAnsi="Times New Roman" w:cs="Times New Roman"/>
          <w:sz w:val="24"/>
          <w:szCs w:val="24"/>
        </w:rPr>
        <w:t xml:space="preserve">A főoldalról a profilra húzva az egeret </w:t>
      </w:r>
      <w:r w:rsidR="00827571">
        <w:rPr>
          <w:rFonts w:ascii="Times New Roman" w:eastAsia="Times New Roman" w:hAnsi="Times New Roman" w:cs="Times New Roman"/>
          <w:sz w:val="24"/>
          <w:szCs w:val="24"/>
        </w:rPr>
        <w:t>a saját pályáim fül</w:t>
      </w:r>
      <w:r w:rsidR="005E4C71">
        <w:rPr>
          <w:rFonts w:ascii="Times New Roman" w:eastAsia="Times New Roman" w:hAnsi="Times New Roman" w:cs="Times New Roman"/>
          <w:sz w:val="24"/>
          <w:szCs w:val="24"/>
        </w:rPr>
        <w:t>ére kattintva át lehet menni a saját pályák oldalra ahol az új pálya létrehozása is lehetséges</w:t>
      </w:r>
      <w:r w:rsidR="00B56E08">
        <w:rPr>
          <w:rFonts w:ascii="Times New Roman" w:eastAsia="Times New Roman" w:hAnsi="Times New Roman" w:cs="Times New Roman"/>
          <w:sz w:val="24"/>
          <w:szCs w:val="24"/>
        </w:rPr>
        <w:t xml:space="preserve">. Emellett a főoldalról egy gomb segítségével lehet </w:t>
      </w:r>
      <w:r w:rsidR="008923B2">
        <w:rPr>
          <w:rFonts w:ascii="Times New Roman" w:eastAsia="Times New Roman" w:hAnsi="Times New Roman" w:cs="Times New Roman"/>
          <w:sz w:val="24"/>
          <w:szCs w:val="24"/>
        </w:rPr>
        <w:t>átjutni a pályaválasztó oldalra</w:t>
      </w:r>
      <w:r w:rsidR="000D1FC8">
        <w:rPr>
          <w:rFonts w:ascii="Times New Roman" w:eastAsia="Times New Roman" w:hAnsi="Times New Roman" w:cs="Times New Roman"/>
          <w:sz w:val="24"/>
          <w:szCs w:val="24"/>
        </w:rPr>
        <w:t>,</w:t>
      </w:r>
      <w:r w:rsidR="008923B2">
        <w:rPr>
          <w:rFonts w:ascii="Times New Roman" w:eastAsia="Times New Roman" w:hAnsi="Times New Roman" w:cs="Times New Roman"/>
          <w:sz w:val="24"/>
          <w:szCs w:val="24"/>
        </w:rPr>
        <w:t xml:space="preserve"> ahol lehet a pályákat </w:t>
      </w:r>
      <w:commentRangeStart w:id="106"/>
      <w:r w:rsidR="008923B2">
        <w:rPr>
          <w:rFonts w:ascii="Times New Roman" w:eastAsia="Times New Roman" w:hAnsi="Times New Roman" w:cs="Times New Roman"/>
          <w:sz w:val="24"/>
          <w:szCs w:val="24"/>
        </w:rPr>
        <w:t>böngészni</w:t>
      </w:r>
      <w:commentRangeEnd w:id="106"/>
      <w:r w:rsidR="00493BF4">
        <w:rPr>
          <w:rStyle w:val="Jegyzethivatkozs"/>
          <w:rFonts w:ascii="Times New Roman" w:eastAsia="Times New Roman" w:hAnsi="Times New Roman" w:cs="Times New Roman"/>
          <w:sz w:val="24"/>
          <w:szCs w:val="24"/>
        </w:rPr>
        <w:commentReference w:id="106"/>
      </w:r>
    </w:p>
    <w:p w14:paraId="784B9859" w14:textId="54A94B57" w:rsidR="00D23B0F" w:rsidRDefault="00D23B0F" w:rsidP="00D23B0F">
      <w:pPr>
        <w:pStyle w:val="Cmsor3"/>
      </w:pPr>
      <w:bookmarkStart w:id="107" w:name="_Toc228831362"/>
      <w:r>
        <w:t>Pályaoldal</w:t>
      </w:r>
      <w:bookmarkEnd w:id="107"/>
    </w:p>
    <w:p w14:paraId="34E14854" w14:textId="10C43299" w:rsidR="00D23B0F" w:rsidRPr="00D23B0F" w:rsidRDefault="00D23B0F" w:rsidP="00573293">
      <w:pPr>
        <w:spacing w:line="360" w:lineRule="auto"/>
        <w:rPr>
          <w:rFonts w:ascii="Times New Roman" w:hAnsi="Times New Roman" w:cs="Times New Roman"/>
          <w:sz w:val="24"/>
          <w:szCs w:val="24"/>
        </w:rPr>
      </w:pPr>
      <w:r w:rsidRPr="00D23B0F">
        <w:rPr>
          <w:rFonts w:ascii="Times New Roman" w:hAnsi="Times New Roman" w:cs="Times New Roman"/>
          <w:sz w:val="24"/>
          <w:szCs w:val="24"/>
        </w:rPr>
        <w:t>Amint megvan a kívánt pálya</w:t>
      </w:r>
      <w:r>
        <w:rPr>
          <w:rFonts w:ascii="Times New Roman" w:hAnsi="Times New Roman" w:cs="Times New Roman"/>
          <w:sz w:val="24"/>
          <w:szCs w:val="24"/>
        </w:rPr>
        <w:t>, rákattintással át visz a pálya oldalra</w:t>
      </w:r>
      <w:r w:rsidR="00573293">
        <w:rPr>
          <w:rFonts w:ascii="Times New Roman" w:hAnsi="Times New Roman" w:cs="Times New Roman"/>
          <w:sz w:val="24"/>
          <w:szCs w:val="24"/>
        </w:rPr>
        <w:t>,</w:t>
      </w:r>
      <w:r>
        <w:rPr>
          <w:rFonts w:ascii="Times New Roman" w:hAnsi="Times New Roman" w:cs="Times New Roman"/>
          <w:sz w:val="24"/>
          <w:szCs w:val="24"/>
        </w:rPr>
        <w:t xml:space="preserve"> ahol lehet kommentelni és megnézni a pályához tartozó top </w:t>
      </w:r>
      <w:r w:rsidR="00A77153">
        <w:rPr>
          <w:rFonts w:ascii="Times New Roman" w:hAnsi="Times New Roman" w:cs="Times New Roman"/>
          <w:sz w:val="24"/>
          <w:szCs w:val="24"/>
        </w:rPr>
        <w:t>öt pontszámot.</w:t>
      </w:r>
      <w:r w:rsidR="00326BE2">
        <w:rPr>
          <w:rFonts w:ascii="Times New Roman" w:hAnsi="Times New Roman" w:cs="Times New Roman"/>
          <w:sz w:val="24"/>
          <w:szCs w:val="24"/>
        </w:rPr>
        <w:t xml:space="preserve"> Az oldal</w:t>
      </w:r>
      <w:r w:rsidR="008C6899">
        <w:rPr>
          <w:rFonts w:ascii="Times New Roman" w:hAnsi="Times New Roman" w:cs="Times New Roman"/>
          <w:sz w:val="24"/>
          <w:szCs w:val="24"/>
        </w:rPr>
        <w:t xml:space="preserve">on lehe6t beállítani a </w:t>
      </w:r>
      <w:r w:rsidR="009D5F89">
        <w:rPr>
          <w:rFonts w:ascii="Times New Roman" w:hAnsi="Times New Roman" w:cs="Times New Roman"/>
          <w:sz w:val="24"/>
          <w:szCs w:val="24"/>
        </w:rPr>
        <w:t>pálya borítóképét</w:t>
      </w:r>
      <w:r w:rsidR="00732A06">
        <w:rPr>
          <w:rFonts w:ascii="Times New Roman" w:hAnsi="Times New Roman" w:cs="Times New Roman"/>
          <w:sz w:val="24"/>
          <w:szCs w:val="24"/>
        </w:rPr>
        <w:t>, leírását</w:t>
      </w:r>
      <w:r w:rsidR="009D5F89">
        <w:rPr>
          <w:rFonts w:ascii="Times New Roman" w:hAnsi="Times New Roman" w:cs="Times New Roman"/>
          <w:sz w:val="24"/>
          <w:szCs w:val="24"/>
        </w:rPr>
        <w:t xml:space="preserve"> és </w:t>
      </w:r>
      <w:r w:rsidR="00732A06">
        <w:rPr>
          <w:rFonts w:ascii="Times New Roman" w:hAnsi="Times New Roman" w:cs="Times New Roman"/>
          <w:sz w:val="24"/>
          <w:szCs w:val="24"/>
        </w:rPr>
        <w:t>nevét, emellett</w:t>
      </w:r>
      <w:r w:rsidR="00326BE2">
        <w:rPr>
          <w:rFonts w:ascii="Times New Roman" w:hAnsi="Times New Roman" w:cs="Times New Roman"/>
          <w:sz w:val="24"/>
          <w:szCs w:val="24"/>
        </w:rPr>
        <w:t xml:space="preserve"> elérhető a pályaváltoztató/csináló oldal is</w:t>
      </w:r>
      <w:r w:rsidR="00573293">
        <w:rPr>
          <w:rFonts w:ascii="Times New Roman" w:hAnsi="Times New Roman" w:cs="Times New Roman"/>
          <w:sz w:val="24"/>
          <w:szCs w:val="24"/>
        </w:rPr>
        <w:t xml:space="preserve">, </w:t>
      </w:r>
      <w:r w:rsidR="00732A06">
        <w:rPr>
          <w:rFonts w:ascii="Times New Roman" w:hAnsi="Times New Roman" w:cs="Times New Roman"/>
          <w:sz w:val="24"/>
          <w:szCs w:val="24"/>
        </w:rPr>
        <w:t>mindez</w:t>
      </w:r>
      <w:r w:rsidR="00573293">
        <w:rPr>
          <w:rFonts w:ascii="Times New Roman" w:hAnsi="Times New Roman" w:cs="Times New Roman"/>
          <w:sz w:val="24"/>
          <w:szCs w:val="24"/>
        </w:rPr>
        <w:t xml:space="preserve"> csak akkor érhető el, ha a felhasználó készítette.</w:t>
      </w:r>
      <w:r w:rsidR="00732A06">
        <w:rPr>
          <w:rFonts w:ascii="Times New Roman" w:hAnsi="Times New Roman" w:cs="Times New Roman"/>
          <w:sz w:val="24"/>
          <w:szCs w:val="24"/>
        </w:rPr>
        <w:t xml:space="preserve"> Az oldal jobb alsó sarkában található a </w:t>
      </w:r>
      <w:r w:rsidR="006353DE">
        <w:rPr>
          <w:rFonts w:ascii="Times New Roman" w:hAnsi="Times New Roman" w:cs="Times New Roman"/>
          <w:sz w:val="24"/>
          <w:szCs w:val="24"/>
        </w:rPr>
        <w:t xml:space="preserve">játékindító gomb </w:t>
      </w:r>
      <w:commentRangeStart w:id="108"/>
      <w:r w:rsidR="006353DE">
        <w:rPr>
          <w:rFonts w:ascii="Times New Roman" w:hAnsi="Times New Roman" w:cs="Times New Roman"/>
          <w:sz w:val="24"/>
          <w:szCs w:val="24"/>
        </w:rPr>
        <w:t>is</w:t>
      </w:r>
      <w:commentRangeEnd w:id="108"/>
      <w:r w:rsidR="00493BF4">
        <w:rPr>
          <w:rStyle w:val="Jegyzethivatkozs"/>
          <w:rFonts w:ascii="Times New Roman" w:hAnsi="Times New Roman" w:cs="Times New Roman"/>
          <w:sz w:val="24"/>
          <w:szCs w:val="24"/>
        </w:rPr>
        <w:commentReference w:id="108"/>
      </w:r>
      <w:r w:rsidR="00573293">
        <w:rPr>
          <w:rFonts w:ascii="Times New Roman" w:hAnsi="Times New Roman" w:cs="Times New Roman"/>
          <w:sz w:val="24"/>
          <w:szCs w:val="24"/>
        </w:rPr>
        <w:t>.</w:t>
      </w:r>
    </w:p>
    <w:p w14:paraId="4EC5C55E" w14:textId="13791BD6" w:rsidR="001B1845" w:rsidRPr="00A8708C" w:rsidRDefault="002451DB" w:rsidP="002451DB">
      <w:pPr>
        <w:pStyle w:val="Cmsor3"/>
      </w:pPr>
      <w:bookmarkStart w:id="109" w:name="_Toc228831363"/>
      <w:r>
        <w:t>Játékmenet</w:t>
      </w:r>
      <w:bookmarkEnd w:id="109"/>
    </w:p>
    <w:p w14:paraId="5489864C" w14:textId="77777777" w:rsidR="00D22E9B" w:rsidRDefault="00D22E9B" w:rsidP="00D22E9B">
      <w:pPr>
        <w:spacing w:after="120" w:line="360" w:lineRule="auto"/>
        <w:jc w:val="both"/>
      </w:pPr>
      <w:r>
        <w:rPr>
          <w:rFonts w:ascii="Times New Roman" w:eastAsia="Times New Roman" w:hAnsi="Times New Roman" w:cs="Times New Roman"/>
          <w:sz w:val="24"/>
          <w:szCs w:val="24"/>
        </w:rPr>
        <w:t>A játék indításakor a felhasználó testreszabhatja a beállításokat:</w:t>
      </w:r>
    </w:p>
    <w:p w14:paraId="3AF1E3E2" w14:textId="77777777" w:rsidR="00D22E9B" w:rsidRDefault="00D22E9B" w:rsidP="00D22E9B">
      <w:pPr>
        <w:pStyle w:val="Listaszerbekezds"/>
        <w:numPr>
          <w:ilvl w:val="0"/>
          <w:numId w:val="8"/>
        </w:numPr>
        <w:spacing w:after="60" w:line="360" w:lineRule="auto"/>
      </w:pPr>
      <w:r>
        <w:rPr>
          <w:b/>
          <w:bCs/>
        </w:rPr>
        <w:t>Körök száma</w:t>
      </w:r>
      <w:r>
        <w:t>: Hány panorámaképet kap a játékos.</w:t>
      </w:r>
    </w:p>
    <w:p w14:paraId="6CC01982" w14:textId="77777777" w:rsidR="00D22E9B" w:rsidRDefault="00D22E9B" w:rsidP="00D22E9B">
      <w:pPr>
        <w:pStyle w:val="Listaszerbekezds"/>
        <w:numPr>
          <w:ilvl w:val="0"/>
          <w:numId w:val="8"/>
        </w:numPr>
        <w:spacing w:after="60" w:line="360" w:lineRule="auto"/>
      </w:pPr>
      <w:r>
        <w:rPr>
          <w:b/>
          <w:bCs/>
        </w:rPr>
        <w:t>Köridő</w:t>
      </w:r>
      <w:r>
        <w:t>: Hány másodperc áll rendelkezésre körönként.</w:t>
      </w:r>
    </w:p>
    <w:p w14:paraId="209F8A36" w14:textId="18226F3F" w:rsidR="00D22E9B" w:rsidRDefault="00D22E9B" w:rsidP="00D22E9B">
      <w:pPr>
        <w:spacing w:after="120" w:line="360" w:lineRule="auto"/>
        <w:jc w:val="both"/>
      </w:pPr>
      <w:r>
        <w:rPr>
          <w:rFonts w:ascii="Times New Roman" w:eastAsia="Times New Roman" w:hAnsi="Times New Roman" w:cs="Times New Roman"/>
          <w:sz w:val="24"/>
          <w:szCs w:val="24"/>
        </w:rPr>
        <w:t xml:space="preserve">A játék indítása </w:t>
      </w:r>
      <w:r w:rsidR="0059529E">
        <w:rPr>
          <w:rFonts w:ascii="Times New Roman" w:eastAsia="Times New Roman" w:hAnsi="Times New Roman" w:cs="Times New Roman"/>
          <w:sz w:val="24"/>
          <w:szCs w:val="24"/>
        </w:rPr>
        <w:t xml:space="preserve">következtében egy visszaszámlálás </w:t>
      </w:r>
      <w:r w:rsidR="002C3E1E">
        <w:rPr>
          <w:rFonts w:ascii="Times New Roman" w:eastAsia="Times New Roman" w:hAnsi="Times New Roman" w:cs="Times New Roman"/>
          <w:sz w:val="24"/>
          <w:szCs w:val="24"/>
        </w:rPr>
        <w:t>jön</w:t>
      </w:r>
      <w:r w:rsidR="0059529E">
        <w:rPr>
          <w:rFonts w:ascii="Times New Roman" w:eastAsia="Times New Roman" w:hAnsi="Times New Roman" w:cs="Times New Roman"/>
          <w:sz w:val="24"/>
          <w:szCs w:val="24"/>
        </w:rPr>
        <w:t>, mely minden kör előtt megtörténik</w:t>
      </w:r>
      <w:r w:rsidR="00493B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493BF4">
        <w:rPr>
          <w:rFonts w:ascii="Times New Roman" w:eastAsia="Times New Roman" w:hAnsi="Times New Roman" w:cs="Times New Roman"/>
          <w:sz w:val="24"/>
          <w:szCs w:val="24"/>
        </w:rPr>
        <w:t xml:space="preserve">Utána </w:t>
      </w:r>
      <w:r>
        <w:rPr>
          <w:rFonts w:ascii="Times New Roman" w:eastAsia="Times New Roman" w:hAnsi="Times New Roman" w:cs="Times New Roman"/>
          <w:sz w:val="24"/>
          <w:szCs w:val="24"/>
        </w:rPr>
        <w:t>képernyő</w:t>
      </w:r>
      <w:r w:rsidR="00493BF4">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r w:rsidR="00493BF4">
        <w:rPr>
          <w:rFonts w:ascii="Times New Roman" w:eastAsia="Times New Roman" w:hAnsi="Times New Roman" w:cs="Times New Roman"/>
          <w:sz w:val="24"/>
          <w:szCs w:val="24"/>
        </w:rPr>
        <w:t>megjelenik</w:t>
      </w:r>
      <w:r>
        <w:rPr>
          <w:rFonts w:ascii="Times New Roman" w:eastAsia="Times New Roman" w:hAnsi="Times New Roman" w:cs="Times New Roman"/>
          <w:sz w:val="24"/>
          <w:szCs w:val="24"/>
        </w:rPr>
        <w:t xml:space="preserve"> a 360 fokos panorámakép (amelyet egérrel vagy érintéssel lehet forgatni), a jobb </w:t>
      </w:r>
      <w:r w:rsidR="00493BF4">
        <w:rPr>
          <w:rFonts w:ascii="Times New Roman" w:eastAsia="Times New Roman" w:hAnsi="Times New Roman" w:cs="Times New Roman"/>
          <w:sz w:val="24"/>
          <w:szCs w:val="24"/>
        </w:rPr>
        <w:t>alsó sarokban</w:t>
      </w:r>
      <w:r>
        <w:rPr>
          <w:rFonts w:ascii="Times New Roman" w:eastAsia="Times New Roman" w:hAnsi="Times New Roman" w:cs="Times New Roman"/>
          <w:sz w:val="24"/>
          <w:szCs w:val="24"/>
        </w:rPr>
        <w:t xml:space="preserve"> pedig az interaktív térkép. A játékos a térképre kattintva jelöli meg a tippjét, majd a „Tipp leadása” gombbal véglegesíti azt.</w:t>
      </w:r>
    </w:p>
    <w:p w14:paraId="2386085E" w14:textId="77777777" w:rsidR="00D22E9B" w:rsidRDefault="00D22E9B" w:rsidP="00D22E9B">
      <w:pPr>
        <w:spacing w:after="120" w:line="360" w:lineRule="auto"/>
        <w:jc w:val="both"/>
      </w:pPr>
      <w:r>
        <w:rPr>
          <w:rFonts w:ascii="Times New Roman" w:eastAsia="Times New Roman" w:hAnsi="Times New Roman" w:cs="Times New Roman"/>
          <w:sz w:val="24"/>
          <w:szCs w:val="24"/>
        </w:rPr>
        <w:lastRenderedPageBreak/>
        <w:t xml:space="preserve">A kör lezárása után a rendszer megjeleníti a helyes pozíciót, a tipp távolságát pixelben, valamint a kapott pontszámot. A maximálisan kapható pontszám körönként 5000 pont. Az összesített pontszám a ranglista </w:t>
      </w:r>
      <w:commentRangeStart w:id="110"/>
      <w:r>
        <w:rPr>
          <w:rFonts w:ascii="Times New Roman" w:eastAsia="Times New Roman" w:hAnsi="Times New Roman" w:cs="Times New Roman"/>
          <w:sz w:val="24"/>
          <w:szCs w:val="24"/>
        </w:rPr>
        <w:t>alapja</w:t>
      </w:r>
      <w:commentRangeEnd w:id="110"/>
      <w:r w:rsidR="00493BF4">
        <w:rPr>
          <w:rStyle w:val="Jegyzethivatkozs"/>
          <w:rFonts w:ascii="Times New Roman" w:eastAsia="Times New Roman" w:hAnsi="Times New Roman" w:cs="Times New Roman"/>
          <w:sz w:val="24"/>
          <w:szCs w:val="24"/>
        </w:rPr>
        <w:commentReference w:id="110"/>
      </w:r>
      <w:r>
        <w:rPr>
          <w:rFonts w:ascii="Times New Roman" w:eastAsia="Times New Roman" w:hAnsi="Times New Roman" w:cs="Times New Roman"/>
          <w:sz w:val="24"/>
          <w:szCs w:val="24"/>
        </w:rPr>
        <w:t>.</w:t>
      </w:r>
    </w:p>
    <w:p w14:paraId="7A453B5D" w14:textId="3E0D7A69" w:rsidR="002451DB" w:rsidRPr="002451DB" w:rsidRDefault="009E3A9C" w:rsidP="009E3A9C">
      <w:pPr>
        <w:pStyle w:val="Cmsor3"/>
      </w:pPr>
      <w:r>
        <w:t xml:space="preserve"> </w:t>
      </w:r>
      <w:bookmarkStart w:id="111" w:name="_Toc228831364"/>
      <w:r>
        <w:t>Saját pálya készítése</w:t>
      </w:r>
      <w:bookmarkEnd w:id="111"/>
    </w:p>
    <w:p w14:paraId="0517AFED" w14:textId="77777777" w:rsidR="003C5EE4" w:rsidRDefault="003C5EE4" w:rsidP="003C5EE4">
      <w:pPr>
        <w:spacing w:after="120" w:line="360" w:lineRule="auto"/>
        <w:jc w:val="both"/>
      </w:pPr>
      <w:r>
        <w:rPr>
          <w:rFonts w:ascii="Times New Roman" w:eastAsia="Times New Roman" w:hAnsi="Times New Roman" w:cs="Times New Roman"/>
          <w:sz w:val="24"/>
          <w:szCs w:val="24"/>
        </w:rPr>
        <w:t>Regisztrált felhasználók a pályaszerkesztő felületen hozhatnak létre saját pályákat. A folyamat lépései:</w:t>
      </w:r>
    </w:p>
    <w:p w14:paraId="78C4CC5E" w14:textId="3B1F5541" w:rsidR="003C5EE4" w:rsidRDefault="003C5EE4" w:rsidP="00E51C48">
      <w:pPr>
        <w:pStyle w:val="Listaszerbekezds"/>
        <w:numPr>
          <w:ilvl w:val="0"/>
          <w:numId w:val="20"/>
        </w:numPr>
        <w:spacing w:after="120" w:line="360" w:lineRule="auto"/>
        <w:jc w:val="both"/>
      </w:pPr>
      <w:r w:rsidRPr="00E51C48">
        <w:t xml:space="preserve">Töltsön fel egy térképet és állítsa be </w:t>
      </w:r>
      <w:r w:rsidR="00512F89">
        <w:t>a térkép beállításait, majd mentse el.</w:t>
      </w:r>
    </w:p>
    <w:p w14:paraId="30E137F9" w14:textId="6C6AEC69" w:rsidR="003C5EE4" w:rsidRDefault="003C5EE4" w:rsidP="00E51C48">
      <w:pPr>
        <w:pStyle w:val="Listaszerbekezds"/>
        <w:numPr>
          <w:ilvl w:val="0"/>
          <w:numId w:val="20"/>
        </w:numPr>
        <w:spacing w:after="120" w:line="360" w:lineRule="auto"/>
        <w:jc w:val="both"/>
      </w:pPr>
      <w:r w:rsidRPr="00E51C48">
        <w:t>2</w:t>
      </w:r>
      <w:r w:rsidR="00D07FA0">
        <w:t>Töltsön fel pontokat a „+” gomb segít</w:t>
      </w:r>
      <w:r w:rsidR="005F0C51">
        <w:t>ségével, állítsa be a pont északi irányát, fontos</w:t>
      </w:r>
      <w:r w:rsidR="000172B4">
        <w:t>, hogy minél pontosabban tegye meg</w:t>
      </w:r>
      <w:r w:rsidR="005F0C51">
        <w:t xml:space="preserve"> a mozgás miatt</w:t>
      </w:r>
      <w:r w:rsidR="000172B4">
        <w:t>, a leg</w:t>
      </w:r>
      <w:r w:rsidR="00547DCB">
        <w:t xml:space="preserve">jobb játékélményért. Állítson be a pontoknak </w:t>
      </w:r>
      <w:r w:rsidR="00283B7F">
        <w:t>panorámaképeket, és látni is fogja a feltöltött kép előnézetét.</w:t>
      </w:r>
    </w:p>
    <w:p w14:paraId="1A9E4D15" w14:textId="31A14C66" w:rsidR="003C5EE4" w:rsidRDefault="00DB1F53" w:rsidP="00E51C48">
      <w:pPr>
        <w:pStyle w:val="Listaszerbekezds"/>
        <w:numPr>
          <w:ilvl w:val="0"/>
          <w:numId w:val="20"/>
        </w:numPr>
        <w:spacing w:after="120" w:line="360" w:lineRule="auto"/>
        <w:jc w:val="both"/>
      </w:pPr>
      <w:r w:rsidRPr="00E51C48">
        <w:t xml:space="preserve">Miután lehelyezett tetszőleges számú pontot össze tudja kötni őket és onnantól kezdve a játékokban </w:t>
      </w:r>
      <w:r w:rsidR="00A83789">
        <w:t>létrejön egy nyíl amivel tud köztük mozogni</w:t>
      </w:r>
      <w:r w:rsidR="003C5EE4">
        <w:t>.</w:t>
      </w:r>
    </w:p>
    <w:p w14:paraId="60C1598B" w14:textId="61C4D9A6" w:rsidR="00A83789" w:rsidRDefault="00800DE6" w:rsidP="00E51C48">
      <w:pPr>
        <w:pStyle w:val="Listaszerbekezds"/>
        <w:numPr>
          <w:ilvl w:val="0"/>
          <w:numId w:val="20"/>
        </w:numPr>
        <w:spacing w:after="120" w:line="360" w:lineRule="auto"/>
        <w:jc w:val="both"/>
      </w:pPr>
      <w:r>
        <w:t>Ha szeretne több térképet a játékába csak ismételje meg ezeket a lépéseket.</w:t>
      </w:r>
    </w:p>
    <w:p w14:paraId="39DB2965" w14:textId="7D47FE69" w:rsidR="00800DE6" w:rsidRDefault="00800DE6" w:rsidP="00E51C48">
      <w:pPr>
        <w:pStyle w:val="Listaszerbekezds"/>
        <w:numPr>
          <w:ilvl w:val="0"/>
          <w:numId w:val="20"/>
        </w:numPr>
        <w:spacing w:after="120" w:line="360" w:lineRule="auto"/>
        <w:jc w:val="both"/>
      </w:pPr>
      <w:r>
        <w:t>Ha minden változtatással végzett, csa</w:t>
      </w:r>
      <w:r w:rsidR="00E51C48">
        <w:t>k</w:t>
      </w:r>
      <w:r>
        <w:t xml:space="preserve"> lépjen ki az oldalról a nav</w:t>
      </w:r>
      <w:r w:rsidR="00E51C48">
        <w:t>bar segítségével, a rendszer automatikusan menti a változtatásait, és már játszhat is a játékával.</w:t>
      </w:r>
    </w:p>
    <w:p w14:paraId="70443E51" w14:textId="1BE911B8" w:rsidR="003C5EE4" w:rsidRPr="003C5EE4" w:rsidRDefault="00284886" w:rsidP="00A53A33">
      <w:pPr>
        <w:pStyle w:val="Cmsor2"/>
      </w:pPr>
      <w:bookmarkStart w:id="112" w:name="_Toc228831365"/>
      <w:r>
        <w:t>Adminisztrációs felület</w:t>
      </w:r>
      <w:bookmarkEnd w:id="112"/>
    </w:p>
    <w:p w14:paraId="5684DF02" w14:textId="77777777" w:rsidR="000B413D" w:rsidRDefault="000B413D" w:rsidP="000B413D">
      <w:pPr>
        <w:spacing w:after="120" w:line="360" w:lineRule="auto"/>
        <w:jc w:val="both"/>
      </w:pPr>
      <w:r>
        <w:rPr>
          <w:rFonts w:ascii="Times New Roman" w:eastAsia="Times New Roman" w:hAnsi="Times New Roman" w:cs="Times New Roman"/>
          <w:sz w:val="24"/>
          <w:szCs w:val="24"/>
        </w:rPr>
        <w:t>Az ADMIN és LORD jogosultsággal rendelkező felhasználók számára elérhető az adminisztrációs felület, amely a következő funkciókat biztosítja:</w:t>
      </w:r>
    </w:p>
    <w:p w14:paraId="426C2CDD" w14:textId="77777777" w:rsidR="000B413D" w:rsidRDefault="000B413D" w:rsidP="000B413D">
      <w:pPr>
        <w:pStyle w:val="Listaszerbekezds"/>
        <w:numPr>
          <w:ilvl w:val="0"/>
          <w:numId w:val="8"/>
        </w:numPr>
        <w:spacing w:after="60" w:line="360" w:lineRule="auto"/>
      </w:pPr>
      <w:r>
        <w:rPr>
          <w:b/>
          <w:bCs/>
        </w:rPr>
        <w:t>Felhasználókezelés</w:t>
      </w:r>
      <w:r>
        <w:t>: Felhasználók listázása, keresése, adataik szerkesztése, törlése (soft delete).</w:t>
      </w:r>
    </w:p>
    <w:p w14:paraId="23BA6FEA" w14:textId="77777777" w:rsidR="000B413D" w:rsidRDefault="000B413D" w:rsidP="000B413D">
      <w:pPr>
        <w:pStyle w:val="Listaszerbekezds"/>
        <w:numPr>
          <w:ilvl w:val="0"/>
          <w:numId w:val="8"/>
        </w:numPr>
        <w:spacing w:after="60" w:line="360" w:lineRule="auto"/>
      </w:pPr>
      <w:r>
        <w:rPr>
          <w:b/>
          <w:bCs/>
        </w:rPr>
        <w:t>Statisztikák</w:t>
      </w:r>
      <w:r>
        <w:t>: Regisztrációk száma, napi aktivitás, lejátszott meccsek – vizuális grafikonok formájában.</w:t>
      </w:r>
    </w:p>
    <w:p w14:paraId="42641C5B" w14:textId="77777777" w:rsidR="000B413D" w:rsidRDefault="000B413D" w:rsidP="000B413D">
      <w:pPr>
        <w:pStyle w:val="Listaszerbekezds"/>
        <w:numPr>
          <w:ilvl w:val="0"/>
          <w:numId w:val="8"/>
        </w:numPr>
        <w:spacing w:after="60" w:line="360" w:lineRule="auto"/>
      </w:pPr>
      <w:r>
        <w:rPr>
          <w:b/>
          <w:bCs/>
        </w:rPr>
        <w:t>Naplózás</w:t>
      </w:r>
      <w:r>
        <w:t>: Az összes adminisztrátori beavatkozás visszakövethető a napló (log) felületen.</w:t>
      </w:r>
    </w:p>
    <w:p w14:paraId="15A09951" w14:textId="77777777" w:rsidR="000B413D" w:rsidRDefault="000B413D" w:rsidP="000B413D">
      <w:pPr>
        <w:spacing w:after="120" w:line="360" w:lineRule="auto"/>
        <w:jc w:val="both"/>
      </w:pPr>
      <w:r>
        <w:rPr>
          <w:rFonts w:ascii="Times New Roman" w:eastAsia="Times New Roman" w:hAnsi="Times New Roman" w:cs="Times New Roman"/>
          <w:sz w:val="24"/>
          <w:szCs w:val="24"/>
        </w:rPr>
        <w:t>A LORD szintű felhasználó ezen felül új ADMIN fiókokat is létrehozhat.</w:t>
      </w:r>
    </w:p>
    <w:p w14:paraId="5202A1DE" w14:textId="202024FF" w:rsidR="008B7270" w:rsidRPr="008B7270" w:rsidRDefault="00A53A33" w:rsidP="00A53A33">
      <w:pPr>
        <w:pStyle w:val="Cmsor2"/>
      </w:pPr>
      <w:bookmarkStart w:id="113" w:name="_Toc228831366"/>
      <w:r>
        <w:t>Hibajelzések</w:t>
      </w:r>
      <w:bookmarkEnd w:id="113"/>
    </w:p>
    <w:p w14:paraId="462EEFEA" w14:textId="77777777" w:rsidR="00FF1AC7" w:rsidRDefault="00FF1AC7" w:rsidP="00FF1AC7">
      <w:pPr>
        <w:spacing w:after="120" w:line="360" w:lineRule="auto"/>
        <w:jc w:val="both"/>
      </w:pPr>
      <w:r>
        <w:rPr>
          <w:rFonts w:ascii="Times New Roman" w:eastAsia="Times New Roman" w:hAnsi="Times New Roman" w:cs="Times New Roman"/>
          <w:sz w:val="24"/>
          <w:szCs w:val="24"/>
        </w:rPr>
        <w:t>Az alkalmazás a felhasználó téves műveleteire egyértelmű hibaüzenetekkel reagál. Az alábbiakban néhány jellemző helyzet:</w:t>
      </w:r>
    </w:p>
    <w:p w14:paraId="11B6B29C" w14:textId="77777777" w:rsidR="00FF1AC7" w:rsidRDefault="00FF1AC7" w:rsidP="00FF1AC7">
      <w:pPr>
        <w:pStyle w:val="Listaszerbekezds"/>
        <w:numPr>
          <w:ilvl w:val="0"/>
          <w:numId w:val="8"/>
        </w:numPr>
        <w:spacing w:after="60" w:line="360" w:lineRule="auto"/>
      </w:pPr>
      <w:r>
        <w:rPr>
          <w:b/>
          <w:bCs/>
        </w:rPr>
        <w:lastRenderedPageBreak/>
        <w:t>Hibás bejelentkezés</w:t>
      </w:r>
      <w:r>
        <w:t>: „Hibás felhasználónév vagy jelszó.” – A rendszer nem árulja el, melyik adat volt hibás, biztonsági okokból.</w:t>
      </w:r>
    </w:p>
    <w:p w14:paraId="28EED2E8" w14:textId="77777777" w:rsidR="00FF1AC7" w:rsidRDefault="00FF1AC7" w:rsidP="00FF1AC7">
      <w:pPr>
        <w:pStyle w:val="Listaszerbekezds"/>
        <w:numPr>
          <w:ilvl w:val="0"/>
          <w:numId w:val="8"/>
        </w:numPr>
        <w:spacing w:after="60" w:line="360" w:lineRule="auto"/>
      </w:pPr>
      <w:r>
        <w:rPr>
          <w:b/>
          <w:bCs/>
        </w:rPr>
        <w:t>Duplikált felhasználónév vagy e-mail</w:t>
      </w:r>
      <w:r>
        <w:t>: „Ez a felhasználónév/e-mail cím már foglalt.”</w:t>
      </w:r>
    </w:p>
    <w:p w14:paraId="6D1DC5A7" w14:textId="77777777" w:rsidR="00FF1AC7" w:rsidRDefault="00FF1AC7" w:rsidP="00FF1AC7">
      <w:pPr>
        <w:pStyle w:val="Listaszerbekezds"/>
        <w:numPr>
          <w:ilvl w:val="0"/>
          <w:numId w:val="8"/>
        </w:numPr>
        <w:spacing w:after="60" w:line="360" w:lineRule="auto"/>
      </w:pPr>
      <w:r>
        <w:rPr>
          <w:b/>
          <w:bCs/>
        </w:rPr>
        <w:t>Időtúllépés a játékban</w:t>
      </w:r>
      <w:r>
        <w:t>: Ha a kör ideje lejár, a tipp automatikusan 0 ponttal zárul, és a rendszer a következő körre lép.</w:t>
      </w:r>
    </w:p>
    <w:p w14:paraId="03111921" w14:textId="7FCC505A" w:rsidR="001E05AC" w:rsidRPr="001E05AC" w:rsidRDefault="00FF1AC7" w:rsidP="001E05AC">
      <w:pPr>
        <w:pStyle w:val="Listaszerbekezds"/>
        <w:numPr>
          <w:ilvl w:val="0"/>
          <w:numId w:val="8"/>
        </w:numPr>
        <w:spacing w:after="60" w:line="360" w:lineRule="auto"/>
      </w:pPr>
      <w:r>
        <w:rPr>
          <w:b/>
          <w:bCs/>
        </w:rPr>
        <w:t>Érvénytelen képfeltöltés</w:t>
      </w:r>
      <w:r>
        <w:t>: A rendszer visszautasítja a nem támogatott formátumú vagy túl nagy méretű fájlokat.</w:t>
      </w:r>
    </w:p>
    <w:p w14:paraId="7867F4B8" w14:textId="6CC7C2FE" w:rsidR="00AB7A12" w:rsidRDefault="00AB7A12">
      <w:pPr>
        <w:rPr>
          <w:rFonts w:ascii="Times New Roman" w:eastAsia="Times New Roman" w:hAnsi="Times New Roman" w:cs="Times New Roman"/>
          <w:sz w:val="24"/>
          <w:szCs w:val="24"/>
          <w:bdr w:val="none" w:sz="0" w:space="0" w:color="auto" w:frame="1"/>
          <w:lang w:eastAsia="hu-HU"/>
        </w:rPr>
      </w:pPr>
      <w:r>
        <w:rPr>
          <w:bdr w:val="none" w:sz="0" w:space="0" w:color="auto" w:frame="1"/>
        </w:rPr>
        <w:br w:type="page"/>
      </w:r>
    </w:p>
    <w:p w14:paraId="45390BCE" w14:textId="2BDBDCA5" w:rsidR="00AF3BA1" w:rsidRDefault="003E1558" w:rsidP="003E1558">
      <w:pPr>
        <w:pStyle w:val="Cmsor1"/>
      </w:pPr>
      <w:bookmarkStart w:id="114" w:name="_Toc228831367"/>
      <w:r>
        <w:lastRenderedPageBreak/>
        <w:t xml:space="preserve">Csapatmunka </w:t>
      </w:r>
      <w:r w:rsidR="00FF22A5">
        <w:t>megvalósítása</w:t>
      </w:r>
      <w:bookmarkEnd w:id="114"/>
    </w:p>
    <w:p w14:paraId="5673A9DB" w14:textId="5455D717" w:rsidR="00FF22A5" w:rsidRDefault="00FF22A5" w:rsidP="00A335C0">
      <w:pPr>
        <w:pStyle w:val="messagelistitem5126c"/>
        <w:spacing w:before="0" w:beforeAutospacing="0" w:after="0" w:afterAutospacing="0" w:line="360" w:lineRule="auto"/>
        <w:jc w:val="both"/>
        <w:textAlignment w:val="baseline"/>
        <w:rPr>
          <w:bdr w:val="none" w:sz="0" w:space="0" w:color="auto" w:frame="1"/>
        </w:rPr>
      </w:pPr>
      <w:r w:rsidRPr="00FF22A5">
        <w:rPr>
          <w:bdr w:val="none" w:sz="0" w:space="0" w:color="auto" w:frame="1"/>
        </w:rPr>
        <w:t>A</w:t>
      </w:r>
      <w:r>
        <w:rPr>
          <w:bdr w:val="none" w:sz="0" w:space="0" w:color="auto" w:frame="1"/>
        </w:rPr>
        <w:t xml:space="preserve"> fejlesztői csapat három főből állt: Eördögh Erik, Pintér Bálint és Varga Norbert. </w:t>
      </w:r>
      <w:r w:rsidR="0007481D">
        <w:rPr>
          <w:bdr w:val="none" w:sz="0" w:space="0" w:color="auto" w:frame="1"/>
        </w:rPr>
        <w:t xml:space="preserve">A feladatmegosztás az alkalmazás </w:t>
      </w:r>
      <w:r w:rsidR="00BB26CC">
        <w:rPr>
          <w:bdr w:val="none" w:sz="0" w:space="0" w:color="auto" w:frame="1"/>
        </w:rPr>
        <w:t>moduláris felépitését követte, igy a tagok párhuzamosan, egymástól nagyrészt függetlenül dolgozhattak</w:t>
      </w:r>
      <w:r w:rsidR="0070368A">
        <w:rPr>
          <w:bdr w:val="none" w:sz="0" w:space="0" w:color="auto" w:frame="1"/>
        </w:rPr>
        <w:t xml:space="preserve">. </w:t>
      </w:r>
    </w:p>
    <w:tbl>
      <w:tblPr>
        <w:tblStyle w:val="Rcsostblzat"/>
        <w:tblW w:w="0" w:type="auto"/>
        <w:tblLook w:val="04A0" w:firstRow="1" w:lastRow="0" w:firstColumn="1" w:lastColumn="0" w:noHBand="0" w:noVBand="1"/>
      </w:tblPr>
      <w:tblGrid>
        <w:gridCol w:w="4531"/>
        <w:gridCol w:w="4531"/>
      </w:tblGrid>
      <w:tr w:rsidR="008462ED" w14:paraId="140005B8" w14:textId="77777777" w:rsidTr="008462ED">
        <w:tc>
          <w:tcPr>
            <w:tcW w:w="4531" w:type="dxa"/>
          </w:tcPr>
          <w:p w14:paraId="52D5B353" w14:textId="7B7B08C2" w:rsidR="008462ED" w:rsidRDefault="008462ED" w:rsidP="00A335C0">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Csapattag</w:t>
            </w:r>
          </w:p>
        </w:tc>
        <w:tc>
          <w:tcPr>
            <w:tcW w:w="4531" w:type="dxa"/>
          </w:tcPr>
          <w:p w14:paraId="6B4D6A9D" w14:textId="768D4794" w:rsidR="008462ED" w:rsidRDefault="008462ED" w:rsidP="00A335C0">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Feladatkörök</w:t>
            </w:r>
          </w:p>
        </w:tc>
      </w:tr>
      <w:tr w:rsidR="008462ED" w14:paraId="1FA95844" w14:textId="77777777" w:rsidTr="008462ED">
        <w:tc>
          <w:tcPr>
            <w:tcW w:w="4531" w:type="dxa"/>
          </w:tcPr>
          <w:p w14:paraId="5FE820E9" w14:textId="6C2240FF" w:rsidR="008462ED" w:rsidRDefault="008462ED" w:rsidP="00A335C0">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Eördögh Erik</w:t>
            </w:r>
          </w:p>
        </w:tc>
        <w:tc>
          <w:tcPr>
            <w:tcW w:w="4531" w:type="dxa"/>
          </w:tcPr>
          <w:p w14:paraId="674365E8" w14:textId="3374CFC5" w:rsidR="008462ED" w:rsidRDefault="008462ED" w:rsidP="00A335C0">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 xml:space="preserve">Főoldal </w:t>
            </w:r>
            <w:r w:rsidR="00C02E34">
              <w:rPr>
                <w:bdr w:val="none" w:sz="0" w:space="0" w:color="auto" w:frame="1"/>
              </w:rPr>
              <w:t>frontend</w:t>
            </w:r>
            <w:r w:rsidR="00301ADB">
              <w:rPr>
                <w:bdr w:val="none" w:sz="0" w:space="0" w:color="auto" w:frame="1"/>
              </w:rPr>
              <w:t>-</w:t>
            </w:r>
            <w:r w:rsidR="00C02E34">
              <w:rPr>
                <w:bdr w:val="none" w:sz="0" w:space="0" w:color="auto" w:frame="1"/>
              </w:rPr>
              <w:t xml:space="preserve"> és backend</w:t>
            </w:r>
            <w:r w:rsidR="00301ADB">
              <w:rPr>
                <w:bdr w:val="none" w:sz="0" w:space="0" w:color="auto" w:frame="1"/>
              </w:rPr>
              <w:t>jének</w:t>
            </w:r>
            <w:r w:rsidR="00C02E34">
              <w:rPr>
                <w:bdr w:val="none" w:sz="0" w:space="0" w:color="auto" w:frame="1"/>
              </w:rPr>
              <w:t xml:space="preserve">, </w:t>
            </w:r>
            <w:r>
              <w:rPr>
                <w:bdr w:val="none" w:sz="0" w:space="0" w:color="auto" w:frame="1"/>
              </w:rPr>
              <w:t xml:space="preserve">admin oldal </w:t>
            </w:r>
            <w:r w:rsidR="00C02E34">
              <w:rPr>
                <w:bdr w:val="none" w:sz="0" w:space="0" w:color="auto" w:frame="1"/>
              </w:rPr>
              <w:t>frontend</w:t>
            </w:r>
            <w:r w:rsidR="00301ADB">
              <w:rPr>
                <w:bdr w:val="none" w:sz="0" w:space="0" w:color="auto" w:frame="1"/>
              </w:rPr>
              <w:t>-</w:t>
            </w:r>
            <w:r w:rsidR="00C02E34">
              <w:rPr>
                <w:bdr w:val="none" w:sz="0" w:space="0" w:color="auto" w:frame="1"/>
              </w:rPr>
              <w:t xml:space="preserve"> és backend</w:t>
            </w:r>
            <w:r w:rsidR="00301ADB">
              <w:rPr>
                <w:bdr w:val="none" w:sz="0" w:space="0" w:color="auto" w:frame="1"/>
              </w:rPr>
              <w:t>-jének megtervezése és</w:t>
            </w:r>
            <w:r w:rsidR="00BC4383">
              <w:rPr>
                <w:bdr w:val="none" w:sz="0" w:space="0" w:color="auto" w:frame="1"/>
              </w:rPr>
              <w:t xml:space="preserve"> </w:t>
            </w:r>
            <w:r w:rsidR="00BF73E5">
              <w:rPr>
                <w:bdr w:val="none" w:sz="0" w:space="0" w:color="auto" w:frame="1"/>
              </w:rPr>
              <w:t xml:space="preserve">lekódolása, </w:t>
            </w:r>
            <w:r w:rsidR="00A74276">
              <w:rPr>
                <w:bdr w:val="none" w:sz="0" w:space="0" w:color="auto" w:frame="1"/>
              </w:rPr>
              <w:t>projekt lokalizációja</w:t>
            </w:r>
          </w:p>
        </w:tc>
      </w:tr>
      <w:tr w:rsidR="008462ED" w14:paraId="56186F86" w14:textId="77777777" w:rsidTr="008462ED">
        <w:tc>
          <w:tcPr>
            <w:tcW w:w="4531" w:type="dxa"/>
          </w:tcPr>
          <w:p w14:paraId="0046ECAC" w14:textId="35813FDD" w:rsidR="008462ED" w:rsidRDefault="00A74276" w:rsidP="00A335C0">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Pintér Bálint</w:t>
            </w:r>
          </w:p>
        </w:tc>
        <w:tc>
          <w:tcPr>
            <w:tcW w:w="4531" w:type="dxa"/>
          </w:tcPr>
          <w:p w14:paraId="3BF23643" w14:textId="204DC1B4" w:rsidR="008462ED" w:rsidRDefault="00463219" w:rsidP="00A335C0">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 xml:space="preserve">Játék motorjának </w:t>
            </w:r>
            <w:r w:rsidR="004A6864">
              <w:rPr>
                <w:bdr w:val="none" w:sz="0" w:space="0" w:color="auto" w:frame="1"/>
              </w:rPr>
              <w:t>elkészítése</w:t>
            </w:r>
            <w:r>
              <w:rPr>
                <w:bdr w:val="none" w:sz="0" w:space="0" w:color="auto" w:frame="1"/>
              </w:rPr>
              <w:t>,</w:t>
            </w:r>
            <w:r w:rsidR="00636520">
              <w:rPr>
                <w:bdr w:val="none" w:sz="0" w:space="0" w:color="auto" w:frame="1"/>
              </w:rPr>
              <w:t xml:space="preserve"> </w:t>
            </w:r>
            <w:r w:rsidR="00973F8A">
              <w:rPr>
                <w:bdr w:val="none" w:sz="0" w:space="0" w:color="auto" w:frame="1"/>
              </w:rPr>
              <w:t>pálya</w:t>
            </w:r>
            <w:r w:rsidR="009A25DE">
              <w:rPr>
                <w:bdr w:val="none" w:sz="0" w:space="0" w:color="auto" w:frame="1"/>
              </w:rPr>
              <w:t xml:space="preserve"> </w:t>
            </w:r>
            <w:r w:rsidR="00E122C6">
              <w:rPr>
                <w:bdr w:val="none" w:sz="0" w:space="0" w:color="auto" w:frame="1"/>
              </w:rPr>
              <w:t>oldal</w:t>
            </w:r>
            <w:r w:rsidR="009A25DE">
              <w:rPr>
                <w:bdr w:val="none" w:sz="0" w:space="0" w:color="auto" w:frame="1"/>
              </w:rPr>
              <w:t xml:space="preserve"> frontend- és backendjének </w:t>
            </w:r>
            <w:r w:rsidR="00E122C6">
              <w:rPr>
                <w:bdr w:val="none" w:sz="0" w:space="0" w:color="auto" w:frame="1"/>
              </w:rPr>
              <w:t xml:space="preserve">megtervezése és </w:t>
            </w:r>
            <w:r w:rsidR="009A25DE">
              <w:rPr>
                <w:bdr w:val="none" w:sz="0" w:space="0" w:color="auto" w:frame="1"/>
              </w:rPr>
              <w:t xml:space="preserve">lekódolása, </w:t>
            </w:r>
            <w:r w:rsidR="00195C8B">
              <w:rPr>
                <w:bdr w:val="none" w:sz="0" w:space="0" w:color="auto" w:frame="1"/>
              </w:rPr>
              <w:t>pálya készítő oldal backend, frontend megcsinálása</w:t>
            </w:r>
            <w:r w:rsidR="000529EA">
              <w:rPr>
                <w:bdr w:val="none" w:sz="0" w:space="0" w:color="auto" w:frame="1"/>
              </w:rPr>
              <w:t>,</w:t>
            </w:r>
            <w:r w:rsidR="009A25DE">
              <w:rPr>
                <w:bdr w:val="none" w:sz="0" w:space="0" w:color="auto" w:frame="1"/>
              </w:rPr>
              <w:t xml:space="preserve"> </w:t>
            </w:r>
            <w:r w:rsidR="00DA1717">
              <w:rPr>
                <w:bdr w:val="none" w:sz="0" w:space="0" w:color="auto" w:frame="1"/>
              </w:rPr>
              <w:t>központi hibakezelő</w:t>
            </w:r>
          </w:p>
        </w:tc>
      </w:tr>
      <w:tr w:rsidR="008462ED" w14:paraId="3AE0D60C" w14:textId="77777777" w:rsidTr="008462ED">
        <w:tc>
          <w:tcPr>
            <w:tcW w:w="4531" w:type="dxa"/>
          </w:tcPr>
          <w:p w14:paraId="3810BB00" w14:textId="0BD14B42" w:rsidR="008462ED" w:rsidRDefault="00FE06E3" w:rsidP="00A335C0">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Varga Norbert</w:t>
            </w:r>
          </w:p>
        </w:tc>
        <w:tc>
          <w:tcPr>
            <w:tcW w:w="4531" w:type="dxa"/>
          </w:tcPr>
          <w:p w14:paraId="74E2C65D" w14:textId="01B38FF6" w:rsidR="008462ED" w:rsidRDefault="00FE06E3" w:rsidP="00A335C0">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Játék</w:t>
            </w:r>
            <w:r w:rsidR="00031BC8">
              <w:rPr>
                <w:bdr w:val="none" w:sz="0" w:space="0" w:color="auto" w:frame="1"/>
              </w:rPr>
              <w:t xml:space="preserve">választó </w:t>
            </w:r>
            <w:r w:rsidR="00CF5331">
              <w:rPr>
                <w:bdr w:val="none" w:sz="0" w:space="0" w:color="auto" w:frame="1"/>
              </w:rPr>
              <w:t>és játék</w:t>
            </w:r>
            <w:r w:rsidR="00E122C6">
              <w:rPr>
                <w:bdr w:val="none" w:sz="0" w:space="0" w:color="auto" w:frame="1"/>
              </w:rPr>
              <w:t xml:space="preserve"> </w:t>
            </w:r>
            <w:r w:rsidR="00973F8A">
              <w:rPr>
                <w:bdr w:val="none" w:sz="0" w:space="0" w:color="auto" w:frame="1"/>
              </w:rPr>
              <w:t>oldal</w:t>
            </w:r>
            <w:r w:rsidR="00E122C6">
              <w:rPr>
                <w:bdr w:val="none" w:sz="0" w:space="0" w:color="auto" w:frame="1"/>
              </w:rPr>
              <w:t xml:space="preserve"> frontend- és backendjének megtervezése és lekódolása</w:t>
            </w:r>
            <w:r w:rsidR="000529EA">
              <w:rPr>
                <w:bdr w:val="none" w:sz="0" w:space="0" w:color="auto" w:frame="1"/>
              </w:rPr>
              <w:t>, kedvencek megcsinálása frontend, backend</w:t>
            </w:r>
          </w:p>
        </w:tc>
      </w:tr>
    </w:tbl>
    <w:p w14:paraId="111150A6" w14:textId="18CF2B7A" w:rsidR="00A335C0" w:rsidRDefault="00A335C0" w:rsidP="00A335C0">
      <w:pPr>
        <w:pStyle w:val="messagelistitem5126c"/>
        <w:spacing w:before="0" w:beforeAutospacing="0" w:after="0" w:afterAutospacing="0" w:line="360" w:lineRule="auto"/>
        <w:jc w:val="both"/>
        <w:textAlignment w:val="baseline"/>
        <w:rPr>
          <w:bdr w:val="none" w:sz="0" w:space="0" w:color="auto" w:frame="1"/>
        </w:rPr>
      </w:pPr>
    </w:p>
    <w:p w14:paraId="1D3F5A47" w14:textId="621F5FFB" w:rsidR="00320930" w:rsidRDefault="00320930" w:rsidP="00A335C0">
      <w:pPr>
        <w:pStyle w:val="messagelistitem5126c"/>
        <w:spacing w:before="0" w:beforeAutospacing="0" w:after="0" w:afterAutospacing="0" w:line="360" w:lineRule="auto"/>
        <w:jc w:val="both"/>
        <w:textAlignment w:val="baseline"/>
        <w:rPr>
          <w:bdr w:val="none" w:sz="0" w:space="0" w:color="auto" w:frame="1"/>
        </w:rPr>
      </w:pPr>
      <w:r>
        <w:rPr>
          <w:bdr w:val="none" w:sz="0" w:space="0" w:color="auto" w:frame="1"/>
        </w:rPr>
        <w:t xml:space="preserve">Az együttműködés során a </w:t>
      </w:r>
      <w:r w:rsidRPr="00320930">
        <w:rPr>
          <w:b/>
          <w:bCs/>
          <w:bdr w:val="none" w:sz="0" w:space="0" w:color="auto" w:frame="1"/>
        </w:rPr>
        <w:t>GitHub</w:t>
      </w:r>
      <w:r>
        <w:rPr>
          <w:b/>
          <w:bCs/>
          <w:bdr w:val="none" w:sz="0" w:space="0" w:color="auto" w:frame="1"/>
        </w:rPr>
        <w:t xml:space="preserve"> </w:t>
      </w:r>
      <w:r w:rsidR="002F09A0">
        <w:rPr>
          <w:bdr w:val="none" w:sz="0" w:space="0" w:color="auto" w:frame="1"/>
        </w:rPr>
        <w:t>platformot használtuk a verziókezelésre és a feladat nyomon követésére. A fejlesztés során betartottuk az alábbi munkafolyamatot:</w:t>
      </w:r>
    </w:p>
    <w:p w14:paraId="205677BC" w14:textId="233A0F23" w:rsidR="00F20052" w:rsidRDefault="00F20052" w:rsidP="00F20052">
      <w:pPr>
        <w:pStyle w:val="messagelistitem5126c"/>
        <w:numPr>
          <w:ilvl w:val="0"/>
          <w:numId w:val="10"/>
        </w:numPr>
        <w:spacing w:before="0" w:beforeAutospacing="0" w:after="0" w:afterAutospacing="0" w:line="360" w:lineRule="auto"/>
        <w:jc w:val="both"/>
        <w:textAlignment w:val="baseline"/>
        <w:rPr>
          <w:bdr w:val="none" w:sz="0" w:space="0" w:color="auto" w:frame="1"/>
        </w:rPr>
      </w:pPr>
      <w:r w:rsidRPr="0079235D">
        <w:rPr>
          <w:b/>
          <w:bdr w:val="none" w:sz="0" w:space="0" w:color="auto" w:frame="1"/>
        </w:rPr>
        <w:t>Branch</w:t>
      </w:r>
      <w:r>
        <w:rPr>
          <w:bdr w:val="none" w:sz="0" w:space="0" w:color="auto" w:frame="1"/>
        </w:rPr>
        <w:t xml:space="preserve">-ek használata: Minden új funkció külön fejlesztési ágon </w:t>
      </w:r>
      <w:r w:rsidR="005D37F5">
        <w:rPr>
          <w:bdr w:val="none" w:sz="0" w:space="0" w:color="auto" w:frame="1"/>
        </w:rPr>
        <w:t>(branch)</w:t>
      </w:r>
      <w:r>
        <w:rPr>
          <w:bdr w:val="none" w:sz="0" w:space="0" w:color="auto" w:frame="1"/>
        </w:rPr>
        <w:t xml:space="preserve"> készült</w:t>
      </w:r>
      <w:r w:rsidR="005D37F5">
        <w:rPr>
          <w:bdr w:val="none" w:sz="0" w:space="0" w:color="auto" w:frame="1"/>
        </w:rPr>
        <w:t xml:space="preserve">, igy a főág </w:t>
      </w:r>
      <w:r w:rsidR="007327C8">
        <w:rPr>
          <w:bdr w:val="none" w:sz="0" w:space="0" w:color="auto" w:frame="1"/>
        </w:rPr>
        <w:t xml:space="preserve">(main) </w:t>
      </w:r>
      <w:r w:rsidR="0079235D">
        <w:rPr>
          <w:bdr w:val="none" w:sz="0" w:space="0" w:color="auto" w:frame="1"/>
        </w:rPr>
        <w:t>mindig stabil maradt.</w:t>
      </w:r>
    </w:p>
    <w:p w14:paraId="53F0FAA8" w14:textId="57DDB7D8" w:rsidR="0079235D" w:rsidRDefault="0079235D" w:rsidP="00F20052">
      <w:pPr>
        <w:pStyle w:val="messagelistitem5126c"/>
        <w:numPr>
          <w:ilvl w:val="0"/>
          <w:numId w:val="10"/>
        </w:numPr>
        <w:spacing w:before="0" w:beforeAutospacing="0" w:after="0" w:afterAutospacing="0" w:line="360" w:lineRule="auto"/>
        <w:jc w:val="both"/>
        <w:textAlignment w:val="baseline"/>
        <w:rPr>
          <w:bdr w:val="none" w:sz="0" w:space="0" w:color="auto" w:frame="1"/>
        </w:rPr>
      </w:pPr>
      <w:r w:rsidRPr="0079235D">
        <w:rPr>
          <w:b/>
          <w:bCs/>
          <w:bdr w:val="none" w:sz="0" w:space="0" w:color="auto" w:frame="1"/>
        </w:rPr>
        <w:t>Pull request</w:t>
      </w:r>
      <w:r>
        <w:rPr>
          <w:bdr w:val="none" w:sz="0" w:space="0" w:color="auto" w:frame="1"/>
        </w:rPr>
        <w:t>-ek használata: A kész funkciók beolvasztása előtt a csapat többi tagja átnézte a kódot (code review), biztosítva ezzel a kódminőséget.</w:t>
      </w:r>
    </w:p>
    <w:p w14:paraId="668CF4CD" w14:textId="3F9A1153" w:rsidR="0079235D" w:rsidRDefault="0079235D" w:rsidP="00F20052">
      <w:pPr>
        <w:pStyle w:val="messagelistitem5126c"/>
        <w:numPr>
          <w:ilvl w:val="0"/>
          <w:numId w:val="10"/>
        </w:numPr>
        <w:spacing w:before="0" w:beforeAutospacing="0" w:after="0" w:afterAutospacing="0" w:line="360" w:lineRule="auto"/>
        <w:jc w:val="both"/>
        <w:textAlignment w:val="baseline"/>
        <w:rPr>
          <w:bdr w:val="none" w:sz="0" w:space="0" w:color="auto" w:frame="1"/>
        </w:rPr>
      </w:pPr>
      <w:r w:rsidRPr="0079235D">
        <w:rPr>
          <w:b/>
          <w:bCs/>
          <w:bdr w:val="none" w:sz="0" w:space="0" w:color="auto" w:frame="1"/>
        </w:rPr>
        <w:t>Issue</w:t>
      </w:r>
      <w:r>
        <w:rPr>
          <w:bdr w:val="none" w:sz="0" w:space="0" w:color="auto" w:frame="1"/>
        </w:rPr>
        <w:t xml:space="preserve">-k használata: </w:t>
      </w:r>
      <w:r w:rsidR="003B32D4">
        <w:rPr>
          <w:bdr w:val="none" w:sz="0" w:space="0" w:color="auto" w:frame="1"/>
        </w:rPr>
        <w:t xml:space="preserve">A feladatokat, </w:t>
      </w:r>
      <w:r w:rsidR="00F61771">
        <w:rPr>
          <w:bdr w:val="none" w:sz="0" w:space="0" w:color="auto" w:frame="1"/>
        </w:rPr>
        <w:t>hibajelentéseket GitHub issue-k formájában tartottuk nyilván</w:t>
      </w:r>
      <w:r w:rsidR="003516DE">
        <w:rPr>
          <w:bdr w:val="none" w:sz="0" w:space="0" w:color="auto" w:frame="1"/>
        </w:rPr>
        <w:t>, igy a munka átlátható és követhető volt.</w:t>
      </w:r>
    </w:p>
    <w:p w14:paraId="1F8E1666" w14:textId="4E0E4DB9" w:rsidR="003B6AB1" w:rsidRPr="007B73E6" w:rsidRDefault="003B6AB1" w:rsidP="00F20052">
      <w:pPr>
        <w:pStyle w:val="messagelistitem5126c"/>
        <w:numPr>
          <w:ilvl w:val="0"/>
          <w:numId w:val="10"/>
        </w:numPr>
        <w:spacing w:before="0" w:beforeAutospacing="0" w:after="0" w:afterAutospacing="0" w:line="360" w:lineRule="auto"/>
        <w:jc w:val="both"/>
        <w:textAlignment w:val="baseline"/>
        <w:rPr>
          <w:bdr w:val="none" w:sz="0" w:space="0" w:color="auto" w:frame="1"/>
        </w:rPr>
      </w:pPr>
      <w:r>
        <w:rPr>
          <w:b/>
          <w:bCs/>
          <w:bdr w:val="none" w:sz="0" w:space="0" w:color="auto" w:frame="1"/>
        </w:rPr>
        <w:t>Rendszeres commitolás</w:t>
      </w:r>
      <w:r w:rsidRPr="003B6AB1">
        <w:t>:</w:t>
      </w:r>
      <w:r>
        <w:t xml:space="preserve"> A fejlesztés teljes folyamata 855 commitban követhető nyomon, amely a folyamatos, párhuzamos munkavégzést tükrözi.</w:t>
      </w:r>
      <w:r w:rsidR="001E434A">
        <w:br/>
      </w:r>
    </w:p>
    <w:p w14:paraId="7541AFF7" w14:textId="1CEB4289" w:rsidR="001E434A" w:rsidRDefault="00D12C45" w:rsidP="00E37572">
      <w:pPr>
        <w:pStyle w:val="messagelistitem5126c"/>
        <w:spacing w:before="0" w:beforeAutospacing="0" w:after="0" w:afterAutospacing="0" w:line="360" w:lineRule="auto"/>
        <w:jc w:val="both"/>
        <w:textAlignment w:val="baseline"/>
        <w:rPr>
          <w:bdr w:val="none" w:sz="0" w:space="0" w:color="auto" w:frame="1"/>
        </w:rPr>
      </w:pPr>
      <w:r w:rsidRPr="00D12C45">
        <w:rPr>
          <w:bdr w:val="none" w:sz="0" w:space="0" w:color="auto" w:frame="1"/>
        </w:rPr>
        <w:t xml:space="preserve">A közös munka során kiemelt figyelmet fordítottunk a folyamatos kapcsolattartásra, így hetente egyszer </w:t>
      </w:r>
      <w:r w:rsidR="00810DF7">
        <w:rPr>
          <w:bdr w:val="none" w:sz="0" w:space="0" w:color="auto" w:frame="1"/>
        </w:rPr>
        <w:t>konferenciát</w:t>
      </w:r>
      <w:r w:rsidRPr="00D12C45">
        <w:rPr>
          <w:bdr w:val="none" w:sz="0" w:space="0" w:color="auto" w:frame="1"/>
        </w:rPr>
        <w:t xml:space="preserve"> </w:t>
      </w:r>
      <w:r w:rsidR="002D0FCF">
        <w:rPr>
          <w:bdr w:val="none" w:sz="0" w:space="0" w:color="auto" w:frame="1"/>
        </w:rPr>
        <w:t>tartottunk</w:t>
      </w:r>
      <w:r w:rsidRPr="00D12C45">
        <w:rPr>
          <w:bdr w:val="none" w:sz="0" w:space="0" w:color="auto" w:frame="1"/>
        </w:rPr>
        <w:t xml:space="preserve"> a Discord</w:t>
      </w:r>
      <w:r w:rsidR="002D0FCF">
        <w:rPr>
          <w:bdr w:val="none" w:sz="0" w:space="0" w:color="auto" w:frame="1"/>
        </w:rPr>
        <w:t xml:space="preserve"> felületén</w:t>
      </w:r>
      <w:r w:rsidRPr="00D12C45">
        <w:rPr>
          <w:bdr w:val="none" w:sz="0" w:space="0" w:color="auto" w:frame="1"/>
        </w:rPr>
        <w:t>. Ezeken a találkozókon mindenki megosztotta, épp hol tart a feladataival, így mindig tisztán láttuk a projekt haladását, és azt is, ha valakinek segítségre volt szüksége.</w:t>
      </w:r>
      <w:r w:rsidR="006615E5">
        <w:rPr>
          <w:bdr w:val="none" w:sz="0" w:space="0" w:color="auto" w:frame="1"/>
        </w:rPr>
        <w:t xml:space="preserve"> Továbbá </w:t>
      </w:r>
      <w:r w:rsidR="00E322AC">
        <w:rPr>
          <w:bdr w:val="none" w:sz="0" w:space="0" w:color="auto" w:frame="1"/>
        </w:rPr>
        <w:t xml:space="preserve">iskolai </w:t>
      </w:r>
      <w:r w:rsidR="003D7F45">
        <w:rPr>
          <w:bdr w:val="none" w:sz="0" w:space="0" w:color="auto" w:frame="1"/>
        </w:rPr>
        <w:t>napokon személyesen is megtekintettük egymás</w:t>
      </w:r>
      <w:r w:rsidR="00935100">
        <w:rPr>
          <w:bdr w:val="none" w:sz="0" w:space="0" w:color="auto" w:frame="1"/>
        </w:rPr>
        <w:t xml:space="preserve"> </w:t>
      </w:r>
      <w:r w:rsidR="001E434A">
        <w:rPr>
          <w:bdr w:val="none" w:sz="0" w:space="0" w:color="auto" w:frame="1"/>
        </w:rPr>
        <w:t>munkáját.</w:t>
      </w:r>
    </w:p>
    <w:p w14:paraId="622611A7" w14:textId="4733EECB" w:rsidR="007B73E6" w:rsidRDefault="001E434A" w:rsidP="001E434A">
      <w:pPr>
        <w:pStyle w:val="Cmsor1"/>
        <w:rPr>
          <w:bdr w:val="none" w:sz="0" w:space="0" w:color="auto" w:frame="1"/>
        </w:rPr>
      </w:pPr>
      <w:bookmarkStart w:id="115" w:name="_Toc228831368"/>
      <w:r>
        <w:rPr>
          <w:bdr w:val="none" w:sz="0" w:space="0" w:color="auto" w:frame="1"/>
        </w:rPr>
        <w:lastRenderedPageBreak/>
        <w:t>Összefoglalás</w:t>
      </w:r>
      <w:bookmarkEnd w:id="115"/>
    </w:p>
    <w:p w14:paraId="6830D85A" w14:textId="254989AE" w:rsidR="007C36A0" w:rsidRDefault="007C36A0" w:rsidP="007C36A0">
      <w:pPr>
        <w:pStyle w:val="Cmsor2"/>
      </w:pPr>
      <w:bookmarkStart w:id="116" w:name="_Toc228831369"/>
      <w:r>
        <w:t>Projekt kezdete</w:t>
      </w:r>
      <w:bookmarkEnd w:id="116"/>
    </w:p>
    <w:p w14:paraId="0E099762" w14:textId="10BBCE31" w:rsidR="00A47821" w:rsidRPr="00A47821" w:rsidRDefault="00A47821" w:rsidP="00A47821">
      <w:pPr>
        <w:pStyle w:val="messagelistitem5126c"/>
        <w:spacing w:before="0" w:beforeAutospacing="0" w:after="0" w:afterAutospacing="0" w:line="360" w:lineRule="auto"/>
        <w:jc w:val="both"/>
        <w:textAlignment w:val="baseline"/>
        <w:rPr>
          <w:bdr w:val="none" w:sz="0" w:space="0" w:color="auto" w:frame="1"/>
        </w:rPr>
      </w:pPr>
      <w:r w:rsidRPr="00A47821">
        <w:rPr>
          <w:bdr w:val="none" w:sz="0" w:space="0" w:color="auto" w:frame="1"/>
        </w:rPr>
        <w:t>A vizsgaprojekt tervezésekor olyan témát kerestünk, amely szakmai kihívást jelent, de közben mindannyian lelkesedni tudunk érte. Választásunk végül egy interaktív, térképalapú alkalmazásra esett, amelynek alapjait a népszerű GeoGuessr játékmechanikája inspirálta.</w:t>
      </w:r>
      <w:r w:rsidR="002162DE">
        <w:rPr>
          <w:bdr w:val="none" w:sz="0" w:space="0" w:color="auto" w:frame="1"/>
        </w:rPr>
        <w:br/>
      </w:r>
    </w:p>
    <w:p w14:paraId="21013038" w14:textId="7C9C4FD6" w:rsidR="00A47821" w:rsidRPr="00A47821" w:rsidRDefault="00A47821" w:rsidP="00A47821">
      <w:pPr>
        <w:pStyle w:val="messagelistitem5126c"/>
        <w:spacing w:before="0" w:beforeAutospacing="0" w:after="0" w:afterAutospacing="0" w:line="360" w:lineRule="auto"/>
        <w:jc w:val="both"/>
        <w:textAlignment w:val="baseline"/>
        <w:rPr>
          <w:bdr w:val="none" w:sz="0" w:space="0" w:color="auto" w:frame="1"/>
        </w:rPr>
      </w:pPr>
      <w:r w:rsidRPr="00A47821">
        <w:rPr>
          <w:bdr w:val="none" w:sz="0" w:space="0" w:color="auto" w:frame="1"/>
        </w:rPr>
        <w:t xml:space="preserve">A célunk nem egy egyszerű másolat elkészítése volt: a játék lényegét – a környezeti elemekből való helyszínfelismerést és a térképes tippelést – megtartottuk, de ezt egy saját, egyedi koncepcióval és extra funkciókkal (saját </w:t>
      </w:r>
      <w:r w:rsidR="00316EF0">
        <w:rPr>
          <w:bdr w:val="none" w:sz="0" w:space="0" w:color="auto" w:frame="1"/>
        </w:rPr>
        <w:t xml:space="preserve">térképek </w:t>
      </w:r>
      <w:r w:rsidR="00B436D0">
        <w:rPr>
          <w:bdr w:val="none" w:sz="0" w:space="0" w:color="auto" w:frame="1"/>
        </w:rPr>
        <w:t xml:space="preserve">+ </w:t>
      </w:r>
      <w:r w:rsidR="00031BB8">
        <w:rPr>
          <w:bdr w:val="none" w:sz="0" w:space="0" w:color="auto" w:frame="1"/>
        </w:rPr>
        <w:t>saját lokációk feltöltésével</w:t>
      </w:r>
      <w:r w:rsidRPr="00A47821">
        <w:rPr>
          <w:bdr w:val="none" w:sz="0" w:space="0" w:color="auto" w:frame="1"/>
        </w:rPr>
        <w:t>) egészítettük ki. Így egy olyan modern webes applikációt hoztunk létre, amely ismerős alapokon nyugszik, mégis újszerű élményt nyújt.</w:t>
      </w:r>
    </w:p>
    <w:p w14:paraId="7FD26F67" w14:textId="2DAA4157" w:rsidR="00556B51" w:rsidRPr="004B7A1A" w:rsidRDefault="00BC5E1F" w:rsidP="004B7A1A">
      <w:pPr>
        <w:pStyle w:val="Cmsor2"/>
      </w:pPr>
      <w:bookmarkStart w:id="117" w:name="_Toc228831370"/>
      <w:r w:rsidRPr="004B7A1A">
        <w:t>Projekt során</w:t>
      </w:r>
      <w:bookmarkEnd w:id="117"/>
    </w:p>
    <w:p w14:paraId="0C884361" w14:textId="125691FD" w:rsidR="00556B51" w:rsidRDefault="00716B1A" w:rsidP="00716B1A">
      <w:pPr>
        <w:pStyle w:val="messagelistitem5126c"/>
        <w:spacing w:before="0" w:beforeAutospacing="0" w:after="0" w:afterAutospacing="0" w:line="360" w:lineRule="auto"/>
        <w:jc w:val="both"/>
        <w:textAlignment w:val="baseline"/>
        <w:rPr>
          <w:bdr w:val="none" w:sz="0" w:space="0" w:color="auto" w:frame="1"/>
        </w:rPr>
      </w:pPr>
      <w:r w:rsidRPr="00716B1A">
        <w:rPr>
          <w:bdr w:val="none" w:sz="0" w:space="0" w:color="auto" w:frame="1"/>
        </w:rPr>
        <w:t>A hajrában az elemek összeillesztésére és a finomhangolásra koncentráltunk. Ellenőriztük, hogy minden követelménynek megfeleltünk-e, és az esetlegesen felmerülő apróbb hibákat közösen javítottuk. Ez az időszak a tesztelésről és arról szólt, hogy a végeredmény pontosan olyan legyen, amilyennek az elején megálmodtuk.</w:t>
      </w:r>
    </w:p>
    <w:p w14:paraId="79FA55AB" w14:textId="64B005A3" w:rsidR="00716B1A" w:rsidRPr="004B7A1A" w:rsidRDefault="008C5CD7" w:rsidP="004B7A1A">
      <w:pPr>
        <w:pStyle w:val="Cmsor2"/>
      </w:pPr>
      <w:bookmarkStart w:id="118" w:name="_Toc228831371"/>
      <w:r w:rsidRPr="004B7A1A">
        <w:t>Tanulságok</w:t>
      </w:r>
      <w:r w:rsidR="00316ADE" w:rsidRPr="004B7A1A">
        <w:t xml:space="preserve"> és tapasztalatok</w:t>
      </w:r>
      <w:bookmarkEnd w:id="118"/>
    </w:p>
    <w:p w14:paraId="3F028BFF" w14:textId="4E0D1991" w:rsidR="00316ADE" w:rsidRDefault="004E1EDD" w:rsidP="004E1EDD">
      <w:pPr>
        <w:pStyle w:val="messagelistitem5126c"/>
        <w:spacing w:before="0" w:beforeAutospacing="0" w:after="0" w:afterAutospacing="0" w:line="360" w:lineRule="auto"/>
        <w:jc w:val="both"/>
        <w:textAlignment w:val="baseline"/>
        <w:rPr>
          <w:bdr w:val="none" w:sz="0" w:space="0" w:color="auto" w:frame="1"/>
        </w:rPr>
      </w:pPr>
      <w:r w:rsidRPr="004E1EDD">
        <w:rPr>
          <w:bdr w:val="none" w:sz="0" w:space="0" w:color="auto" w:frame="1"/>
        </w:rPr>
        <w:t>A közös munka során nemcsak szakmailag fejlődtünk, hanem sokat tanultunk az időmenedzsmentről és a távoli együttműködésről is. Rájöttünk, hogy a rendszeres visszajelzés mennyire sokat számít a lendület fenntartásában</w:t>
      </w:r>
      <w:r>
        <w:rPr>
          <w:bdr w:val="none" w:sz="0" w:space="0" w:color="auto" w:frame="1"/>
        </w:rPr>
        <w:t>, és arra is rájöttünk</w:t>
      </w:r>
      <w:r w:rsidR="0065351E">
        <w:rPr>
          <w:bdr w:val="none" w:sz="0" w:space="0" w:color="auto" w:frame="1"/>
        </w:rPr>
        <w:t>, hogy egy projektet</w:t>
      </w:r>
      <w:r w:rsidR="00740FD8">
        <w:rPr>
          <w:bdr w:val="none" w:sz="0" w:space="0" w:color="auto" w:frame="1"/>
        </w:rPr>
        <w:t xml:space="preserve"> sose lehet </w:t>
      </w:r>
      <w:r w:rsidR="00450967">
        <w:rPr>
          <w:bdr w:val="none" w:sz="0" w:space="0" w:color="auto" w:frame="1"/>
        </w:rPr>
        <w:t>korán elkezdeni.</w:t>
      </w:r>
      <w:r w:rsidRPr="004E1EDD">
        <w:rPr>
          <w:bdr w:val="none" w:sz="0" w:space="0" w:color="auto" w:frame="1"/>
        </w:rPr>
        <w:t xml:space="preserve"> </w:t>
      </w:r>
      <w:r w:rsidR="0081178A" w:rsidRPr="0081178A">
        <w:rPr>
          <w:bdr w:val="none" w:sz="0" w:space="0" w:color="auto" w:frame="1"/>
        </w:rPr>
        <w:t>Megtanultuk, hogy a verziókezelés használata elengedhetetlen a káosz elkerüléséhez</w:t>
      </w:r>
      <w:r w:rsidR="0081178A">
        <w:rPr>
          <w:bdr w:val="none" w:sz="0" w:space="0" w:color="auto" w:frame="1"/>
        </w:rPr>
        <w:t>.</w:t>
      </w:r>
      <w:r w:rsidR="009F7859">
        <w:rPr>
          <w:bdr w:val="none" w:sz="0" w:space="0" w:color="auto" w:frame="1"/>
        </w:rPr>
        <w:t xml:space="preserve"> </w:t>
      </w:r>
      <w:r w:rsidRPr="004E1EDD">
        <w:rPr>
          <w:bdr w:val="none" w:sz="0" w:space="0" w:color="auto" w:frame="1"/>
        </w:rPr>
        <w:t>Bár adódtak nehézségek, a hatékony kommunikáció és a csapatszellem végül mindig átsegített minket a holtpontokon.</w:t>
      </w:r>
    </w:p>
    <w:p w14:paraId="55DB73AB" w14:textId="0F0646F4" w:rsidR="00AF3BA1" w:rsidRDefault="00A40409" w:rsidP="00DA1A48">
      <w:pPr>
        <w:pStyle w:val="Cmsor2"/>
        <w:numPr>
          <w:ilvl w:val="1"/>
          <w:numId w:val="14"/>
        </w:numPr>
        <w:rPr>
          <w:bdr w:val="none" w:sz="0" w:space="0" w:color="auto" w:frame="1"/>
        </w:rPr>
      </w:pPr>
      <w:bookmarkStart w:id="119" w:name="_Toc228831372"/>
      <w:r>
        <w:rPr>
          <w:bdr w:val="none" w:sz="0" w:space="0" w:color="auto" w:frame="1"/>
        </w:rPr>
        <w:t>A program jövője</w:t>
      </w:r>
      <w:bookmarkEnd w:id="119"/>
    </w:p>
    <w:p w14:paraId="76B7D764" w14:textId="36DA61BC" w:rsidR="003B4AC7" w:rsidRDefault="00B8414E">
      <w:r>
        <w:t xml:space="preserve">A projektmunka után </w:t>
      </w:r>
      <w:r w:rsidR="003559BC">
        <w:t xml:space="preserve">dolgozni fogunk </w:t>
      </w:r>
      <w:r w:rsidR="00AB38E6">
        <w:t xml:space="preserve">a </w:t>
      </w:r>
      <w:r w:rsidR="0017128F">
        <w:t xml:space="preserve">többszemélyes játékmódok kialakításán, </w:t>
      </w:r>
      <w:r w:rsidR="004A786F">
        <w:t>Google Maps API implementálásán (hasonlóan a GeoGuessr-hez).</w:t>
      </w:r>
      <w:r w:rsidR="00456D41">
        <w:t xml:space="preserve"> </w:t>
      </w:r>
      <w:r w:rsidR="003B4AC7">
        <w:br w:type="page"/>
      </w:r>
    </w:p>
    <w:p w14:paraId="29B64399" w14:textId="27DC7ECF" w:rsidR="00AF3BA1" w:rsidRDefault="007864FE" w:rsidP="007864FE">
      <w:pPr>
        <w:pStyle w:val="Cmsor1"/>
      </w:pPr>
      <w:bookmarkStart w:id="120" w:name="_Toc228831373"/>
      <w:r>
        <w:lastRenderedPageBreak/>
        <w:t>Ábrajegyzék</w:t>
      </w:r>
      <w:bookmarkEnd w:id="120"/>
    </w:p>
    <w:p w14:paraId="5B403105" w14:textId="6560FE56" w:rsidR="00382FA8" w:rsidRDefault="004E4948">
      <w:pPr>
        <w:pStyle w:val="brajegyzk"/>
        <w:tabs>
          <w:tab w:val="right" w:leader="dot" w:pos="9062"/>
        </w:tabs>
        <w:rPr>
          <w:rFonts w:eastAsiaTheme="minorEastAsia"/>
          <w:noProof/>
          <w:kern w:val="2"/>
          <w:sz w:val="24"/>
          <w:szCs w:val="24"/>
          <w:lang w:eastAsia="hu-HU"/>
          <w14:ligatures w14:val="standardContextual"/>
        </w:rPr>
      </w:pPr>
      <w:r>
        <w:fldChar w:fldCharType="begin"/>
      </w:r>
      <w:r>
        <w:instrText xml:space="preserve"> TOC \h \z \c "ábra" </w:instrText>
      </w:r>
      <w:r>
        <w:fldChar w:fldCharType="separate"/>
      </w:r>
      <w:hyperlink w:anchor="_Toc228831376" w:history="1">
        <w:r w:rsidR="00382FA8" w:rsidRPr="004A0614">
          <w:rPr>
            <w:rStyle w:val="Hiperhivatkozs"/>
            <w:noProof/>
          </w:rPr>
          <w:t>2.3</w:t>
        </w:r>
        <w:r w:rsidR="00382FA8" w:rsidRPr="004A0614">
          <w:rPr>
            <w:rStyle w:val="Hiperhivatkozs"/>
            <w:noProof/>
          </w:rPr>
          <w:noBreakHyphen/>
          <w:t>1. ábra Az elkészített adatbázis[NV1.1] adatmodellje</w:t>
        </w:r>
        <w:r w:rsidR="00382FA8">
          <w:rPr>
            <w:noProof/>
            <w:webHidden/>
          </w:rPr>
          <w:tab/>
        </w:r>
        <w:r w:rsidR="00382FA8">
          <w:rPr>
            <w:noProof/>
            <w:webHidden/>
          </w:rPr>
          <w:fldChar w:fldCharType="begin"/>
        </w:r>
        <w:r w:rsidR="00382FA8">
          <w:rPr>
            <w:noProof/>
            <w:webHidden/>
          </w:rPr>
          <w:instrText xml:space="preserve"> PAGEREF _Toc228831376 \h </w:instrText>
        </w:r>
        <w:r w:rsidR="00382FA8">
          <w:rPr>
            <w:noProof/>
            <w:webHidden/>
          </w:rPr>
        </w:r>
        <w:r w:rsidR="00382FA8">
          <w:rPr>
            <w:noProof/>
            <w:webHidden/>
          </w:rPr>
          <w:fldChar w:fldCharType="separate"/>
        </w:r>
        <w:r w:rsidR="00DA6CD7">
          <w:rPr>
            <w:noProof/>
            <w:webHidden/>
          </w:rPr>
          <w:t>4</w:t>
        </w:r>
        <w:r w:rsidR="00382FA8">
          <w:rPr>
            <w:noProof/>
            <w:webHidden/>
          </w:rPr>
          <w:fldChar w:fldCharType="end"/>
        </w:r>
      </w:hyperlink>
    </w:p>
    <w:p w14:paraId="48A56BFA" w14:textId="7D2D8266"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77" w:history="1">
        <w:r w:rsidRPr="004A0614">
          <w:rPr>
            <w:rStyle w:val="Hiperhivatkozs"/>
            <w:noProof/>
            <w:bdr w:val="none" w:sz="0" w:space="0" w:color="auto" w:frame="1"/>
          </w:rPr>
          <w:t>2.6</w:t>
        </w:r>
        <w:r w:rsidRPr="004A0614">
          <w:rPr>
            <w:rStyle w:val="Hiperhivatkozs"/>
            <w:noProof/>
            <w:bdr w:val="none" w:sz="0" w:space="0" w:color="auto" w:frame="1"/>
          </w:rPr>
          <w:noBreakHyphen/>
          <w:t>1</w:t>
        </w:r>
        <w:r w:rsidRPr="004A0614">
          <w:rPr>
            <w:rStyle w:val="Hiperhivatkozs"/>
            <w:noProof/>
          </w:rPr>
          <w:t>. ábra Pályaoldalról képernyőkép</w:t>
        </w:r>
        <w:r>
          <w:rPr>
            <w:noProof/>
            <w:webHidden/>
          </w:rPr>
          <w:tab/>
        </w:r>
        <w:r>
          <w:rPr>
            <w:noProof/>
            <w:webHidden/>
          </w:rPr>
          <w:fldChar w:fldCharType="begin"/>
        </w:r>
        <w:r>
          <w:rPr>
            <w:noProof/>
            <w:webHidden/>
          </w:rPr>
          <w:instrText xml:space="preserve"> PAGEREF _Toc228831377 \h </w:instrText>
        </w:r>
        <w:r>
          <w:rPr>
            <w:noProof/>
            <w:webHidden/>
          </w:rPr>
        </w:r>
        <w:r>
          <w:rPr>
            <w:noProof/>
            <w:webHidden/>
          </w:rPr>
          <w:fldChar w:fldCharType="separate"/>
        </w:r>
        <w:r w:rsidR="00DA6CD7">
          <w:rPr>
            <w:noProof/>
            <w:webHidden/>
          </w:rPr>
          <w:t>14</w:t>
        </w:r>
        <w:r>
          <w:rPr>
            <w:noProof/>
            <w:webHidden/>
          </w:rPr>
          <w:fldChar w:fldCharType="end"/>
        </w:r>
      </w:hyperlink>
    </w:p>
    <w:p w14:paraId="0D2C2386" w14:textId="078385BE"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78" w:history="1">
        <w:r w:rsidRPr="004A0614">
          <w:rPr>
            <w:rStyle w:val="Hiperhivatkozs"/>
            <w:noProof/>
            <w:bdr w:val="none" w:sz="0" w:space="0" w:color="auto" w:frame="1"/>
          </w:rPr>
          <w:t>2.6</w:t>
        </w:r>
        <w:r w:rsidRPr="004A0614">
          <w:rPr>
            <w:rStyle w:val="Hiperhivatkozs"/>
            <w:noProof/>
            <w:bdr w:val="none" w:sz="0" w:space="0" w:color="auto" w:frame="1"/>
          </w:rPr>
          <w:noBreakHyphen/>
          <w:t>2</w:t>
        </w:r>
        <w:r w:rsidRPr="004A0614">
          <w:rPr>
            <w:rStyle w:val="Hiperhivatkozs"/>
            <w:noProof/>
          </w:rPr>
          <w:t>. ábra Játékválasztó oldalról képernyőkép</w:t>
        </w:r>
        <w:r>
          <w:rPr>
            <w:noProof/>
            <w:webHidden/>
          </w:rPr>
          <w:tab/>
        </w:r>
        <w:r>
          <w:rPr>
            <w:noProof/>
            <w:webHidden/>
          </w:rPr>
          <w:fldChar w:fldCharType="begin"/>
        </w:r>
        <w:r>
          <w:rPr>
            <w:noProof/>
            <w:webHidden/>
          </w:rPr>
          <w:instrText xml:space="preserve"> PAGEREF _Toc228831378 \h </w:instrText>
        </w:r>
        <w:r>
          <w:rPr>
            <w:noProof/>
            <w:webHidden/>
          </w:rPr>
        </w:r>
        <w:r>
          <w:rPr>
            <w:noProof/>
            <w:webHidden/>
          </w:rPr>
          <w:fldChar w:fldCharType="separate"/>
        </w:r>
        <w:r w:rsidR="00DA6CD7">
          <w:rPr>
            <w:noProof/>
            <w:webHidden/>
          </w:rPr>
          <w:t>14</w:t>
        </w:r>
        <w:r>
          <w:rPr>
            <w:noProof/>
            <w:webHidden/>
          </w:rPr>
          <w:fldChar w:fldCharType="end"/>
        </w:r>
      </w:hyperlink>
    </w:p>
    <w:p w14:paraId="715B8D04" w14:textId="5230B0BA"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79" w:history="1">
        <w:r w:rsidRPr="004A0614">
          <w:rPr>
            <w:rStyle w:val="Hiperhivatkozs"/>
            <w:noProof/>
            <w:bdr w:val="none" w:sz="0" w:space="0" w:color="auto" w:frame="1"/>
          </w:rPr>
          <w:t>2.6</w:t>
        </w:r>
        <w:r w:rsidRPr="004A0614">
          <w:rPr>
            <w:rStyle w:val="Hiperhivatkozs"/>
            <w:noProof/>
            <w:bdr w:val="none" w:sz="0" w:space="0" w:color="auto" w:frame="1"/>
          </w:rPr>
          <w:noBreakHyphen/>
          <w:t>3</w:t>
        </w:r>
        <w:r w:rsidRPr="004A0614">
          <w:rPr>
            <w:rStyle w:val="Hiperhivatkozs"/>
            <w:noProof/>
          </w:rPr>
          <w:t>. ábra Főoldalról képernyőkép</w:t>
        </w:r>
        <w:r>
          <w:rPr>
            <w:noProof/>
            <w:webHidden/>
          </w:rPr>
          <w:tab/>
        </w:r>
        <w:r>
          <w:rPr>
            <w:noProof/>
            <w:webHidden/>
          </w:rPr>
          <w:fldChar w:fldCharType="begin"/>
        </w:r>
        <w:r>
          <w:rPr>
            <w:noProof/>
            <w:webHidden/>
          </w:rPr>
          <w:instrText xml:space="preserve"> PAGEREF _Toc228831379 \h </w:instrText>
        </w:r>
        <w:r>
          <w:rPr>
            <w:noProof/>
            <w:webHidden/>
          </w:rPr>
        </w:r>
        <w:r>
          <w:rPr>
            <w:noProof/>
            <w:webHidden/>
          </w:rPr>
          <w:fldChar w:fldCharType="separate"/>
        </w:r>
        <w:r w:rsidR="00DA6CD7">
          <w:rPr>
            <w:noProof/>
            <w:webHidden/>
          </w:rPr>
          <w:t>14</w:t>
        </w:r>
        <w:r>
          <w:rPr>
            <w:noProof/>
            <w:webHidden/>
          </w:rPr>
          <w:fldChar w:fldCharType="end"/>
        </w:r>
      </w:hyperlink>
    </w:p>
    <w:p w14:paraId="603DBB47" w14:textId="5278E56C"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0" w:history="1">
        <w:r w:rsidRPr="004A0614">
          <w:rPr>
            <w:rStyle w:val="Hiperhivatkozs"/>
            <w:noProof/>
            <w:bdr w:val="none" w:sz="0" w:space="0" w:color="auto" w:frame="1"/>
          </w:rPr>
          <w:t>2.6</w:t>
        </w:r>
        <w:r w:rsidRPr="004A0614">
          <w:rPr>
            <w:rStyle w:val="Hiperhivatkozs"/>
            <w:noProof/>
            <w:bdr w:val="none" w:sz="0" w:space="0" w:color="auto" w:frame="1"/>
          </w:rPr>
          <w:noBreakHyphen/>
          <w:t>4</w:t>
        </w:r>
        <w:r w:rsidRPr="004A0614">
          <w:rPr>
            <w:rStyle w:val="Hiperhivatkozs"/>
            <w:noProof/>
          </w:rPr>
          <w:t>. ábra Admin felületről képernyőkép</w:t>
        </w:r>
        <w:r>
          <w:rPr>
            <w:noProof/>
            <w:webHidden/>
          </w:rPr>
          <w:tab/>
        </w:r>
        <w:r>
          <w:rPr>
            <w:noProof/>
            <w:webHidden/>
          </w:rPr>
          <w:fldChar w:fldCharType="begin"/>
        </w:r>
        <w:r>
          <w:rPr>
            <w:noProof/>
            <w:webHidden/>
          </w:rPr>
          <w:instrText xml:space="preserve"> PAGEREF _Toc228831380 \h </w:instrText>
        </w:r>
        <w:r>
          <w:rPr>
            <w:noProof/>
            <w:webHidden/>
          </w:rPr>
        </w:r>
        <w:r>
          <w:rPr>
            <w:noProof/>
            <w:webHidden/>
          </w:rPr>
          <w:fldChar w:fldCharType="separate"/>
        </w:r>
        <w:r w:rsidR="00DA6CD7">
          <w:rPr>
            <w:noProof/>
            <w:webHidden/>
          </w:rPr>
          <w:t>15</w:t>
        </w:r>
        <w:r>
          <w:rPr>
            <w:noProof/>
            <w:webHidden/>
          </w:rPr>
          <w:fldChar w:fldCharType="end"/>
        </w:r>
      </w:hyperlink>
    </w:p>
    <w:p w14:paraId="3B467121" w14:textId="228F89D3"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1" w:history="1">
        <w:r w:rsidRPr="004A0614">
          <w:rPr>
            <w:rStyle w:val="Hiperhivatkozs"/>
            <w:noProof/>
            <w:bdr w:val="none" w:sz="0" w:space="0" w:color="auto" w:frame="1"/>
          </w:rPr>
          <w:t>2.6</w:t>
        </w:r>
        <w:r w:rsidRPr="004A0614">
          <w:rPr>
            <w:rStyle w:val="Hiperhivatkozs"/>
            <w:noProof/>
            <w:bdr w:val="none" w:sz="0" w:space="0" w:color="auto" w:frame="1"/>
          </w:rPr>
          <w:noBreakHyphen/>
          <w:t>5</w:t>
        </w:r>
        <w:r w:rsidRPr="004A0614">
          <w:rPr>
            <w:rStyle w:val="Hiperhivatkozs"/>
            <w:noProof/>
          </w:rPr>
          <w:t>. ábra Játékoldalról képernyőkép</w:t>
        </w:r>
        <w:r>
          <w:rPr>
            <w:noProof/>
            <w:webHidden/>
          </w:rPr>
          <w:tab/>
        </w:r>
        <w:r>
          <w:rPr>
            <w:noProof/>
            <w:webHidden/>
          </w:rPr>
          <w:fldChar w:fldCharType="begin"/>
        </w:r>
        <w:r>
          <w:rPr>
            <w:noProof/>
            <w:webHidden/>
          </w:rPr>
          <w:instrText xml:space="preserve"> PAGEREF _Toc228831381 \h </w:instrText>
        </w:r>
        <w:r>
          <w:rPr>
            <w:noProof/>
            <w:webHidden/>
          </w:rPr>
        </w:r>
        <w:r>
          <w:rPr>
            <w:noProof/>
            <w:webHidden/>
          </w:rPr>
          <w:fldChar w:fldCharType="separate"/>
        </w:r>
        <w:r w:rsidR="00DA6CD7">
          <w:rPr>
            <w:noProof/>
            <w:webHidden/>
          </w:rPr>
          <w:t>15</w:t>
        </w:r>
        <w:r>
          <w:rPr>
            <w:noProof/>
            <w:webHidden/>
          </w:rPr>
          <w:fldChar w:fldCharType="end"/>
        </w:r>
      </w:hyperlink>
    </w:p>
    <w:p w14:paraId="186ECCC4" w14:textId="628DBA60"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2" w:history="1">
        <w:r w:rsidRPr="004A0614">
          <w:rPr>
            <w:rStyle w:val="Hiperhivatkozs"/>
            <w:noProof/>
            <w:bdr w:val="none" w:sz="0" w:space="0" w:color="auto" w:frame="1"/>
          </w:rPr>
          <w:t>2.6</w:t>
        </w:r>
        <w:r w:rsidRPr="004A0614">
          <w:rPr>
            <w:rStyle w:val="Hiperhivatkozs"/>
            <w:noProof/>
            <w:bdr w:val="none" w:sz="0" w:space="0" w:color="auto" w:frame="1"/>
          </w:rPr>
          <w:noBreakHyphen/>
          <w:t>6</w:t>
        </w:r>
        <w:r w:rsidRPr="004A0614">
          <w:rPr>
            <w:rStyle w:val="Hiperhivatkozs"/>
            <w:noProof/>
          </w:rPr>
          <w:t>. ábra Pályakészítő oldalról képernyőkép</w:t>
        </w:r>
        <w:r>
          <w:rPr>
            <w:noProof/>
            <w:webHidden/>
          </w:rPr>
          <w:tab/>
        </w:r>
        <w:r>
          <w:rPr>
            <w:noProof/>
            <w:webHidden/>
          </w:rPr>
          <w:fldChar w:fldCharType="begin"/>
        </w:r>
        <w:r>
          <w:rPr>
            <w:noProof/>
            <w:webHidden/>
          </w:rPr>
          <w:instrText xml:space="preserve"> PAGEREF _Toc228831382 \h </w:instrText>
        </w:r>
        <w:r>
          <w:rPr>
            <w:noProof/>
            <w:webHidden/>
          </w:rPr>
        </w:r>
        <w:r>
          <w:rPr>
            <w:noProof/>
            <w:webHidden/>
          </w:rPr>
          <w:fldChar w:fldCharType="separate"/>
        </w:r>
        <w:r w:rsidR="00DA6CD7">
          <w:rPr>
            <w:noProof/>
            <w:webHidden/>
          </w:rPr>
          <w:t>15</w:t>
        </w:r>
        <w:r>
          <w:rPr>
            <w:noProof/>
            <w:webHidden/>
          </w:rPr>
          <w:fldChar w:fldCharType="end"/>
        </w:r>
      </w:hyperlink>
    </w:p>
    <w:p w14:paraId="6DB24382" w14:textId="490C8E76"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3" w:history="1">
        <w:r w:rsidRPr="004A0614">
          <w:rPr>
            <w:rStyle w:val="Hiperhivatkozs"/>
            <w:noProof/>
            <w:bdr w:val="none" w:sz="0" w:space="0" w:color="auto" w:frame="1"/>
          </w:rPr>
          <w:t>2.8</w:t>
        </w:r>
        <w:r w:rsidRPr="004A0614">
          <w:rPr>
            <w:rStyle w:val="Hiperhivatkozs"/>
            <w:noProof/>
            <w:bdr w:val="none" w:sz="0" w:space="0" w:color="auto" w:frame="1"/>
          </w:rPr>
          <w:noBreakHyphen/>
          <w:t>1</w:t>
        </w:r>
        <w:r w:rsidRPr="004A0614">
          <w:rPr>
            <w:rStyle w:val="Hiperhivatkozs"/>
            <w:noProof/>
          </w:rPr>
          <w:t>. ábra A szótárfájlok (JSON) szerkezete</w:t>
        </w:r>
        <w:r>
          <w:rPr>
            <w:noProof/>
            <w:webHidden/>
          </w:rPr>
          <w:tab/>
        </w:r>
        <w:r>
          <w:rPr>
            <w:noProof/>
            <w:webHidden/>
          </w:rPr>
          <w:fldChar w:fldCharType="begin"/>
        </w:r>
        <w:r>
          <w:rPr>
            <w:noProof/>
            <w:webHidden/>
          </w:rPr>
          <w:instrText xml:space="preserve"> PAGEREF _Toc228831383 \h </w:instrText>
        </w:r>
        <w:r>
          <w:rPr>
            <w:noProof/>
            <w:webHidden/>
          </w:rPr>
        </w:r>
        <w:r>
          <w:rPr>
            <w:noProof/>
            <w:webHidden/>
          </w:rPr>
          <w:fldChar w:fldCharType="separate"/>
        </w:r>
        <w:r w:rsidR="00DA6CD7">
          <w:rPr>
            <w:noProof/>
            <w:webHidden/>
          </w:rPr>
          <w:t>18</w:t>
        </w:r>
        <w:r>
          <w:rPr>
            <w:noProof/>
            <w:webHidden/>
          </w:rPr>
          <w:fldChar w:fldCharType="end"/>
        </w:r>
      </w:hyperlink>
    </w:p>
    <w:p w14:paraId="6AD4B6EE" w14:textId="10A7C5D7"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4" w:history="1">
        <w:r w:rsidRPr="004A0614">
          <w:rPr>
            <w:rStyle w:val="Hiperhivatkozs"/>
            <w:noProof/>
          </w:rPr>
          <w:t>2.9</w:t>
        </w:r>
        <w:r w:rsidRPr="004A0614">
          <w:rPr>
            <w:rStyle w:val="Hiperhivatkozs"/>
            <w:noProof/>
          </w:rPr>
          <w:noBreakHyphen/>
          <w:t>1 ábra Teszteredmények 1</w:t>
        </w:r>
        <w:r>
          <w:rPr>
            <w:noProof/>
            <w:webHidden/>
          </w:rPr>
          <w:tab/>
        </w:r>
        <w:r>
          <w:rPr>
            <w:noProof/>
            <w:webHidden/>
          </w:rPr>
          <w:fldChar w:fldCharType="begin"/>
        </w:r>
        <w:r>
          <w:rPr>
            <w:noProof/>
            <w:webHidden/>
          </w:rPr>
          <w:instrText xml:space="preserve"> PAGEREF _Toc228831384 \h </w:instrText>
        </w:r>
        <w:r>
          <w:rPr>
            <w:noProof/>
            <w:webHidden/>
          </w:rPr>
        </w:r>
        <w:r>
          <w:rPr>
            <w:noProof/>
            <w:webHidden/>
          </w:rPr>
          <w:fldChar w:fldCharType="separate"/>
        </w:r>
        <w:r w:rsidR="00DA6CD7">
          <w:rPr>
            <w:noProof/>
            <w:webHidden/>
          </w:rPr>
          <w:t>21</w:t>
        </w:r>
        <w:r>
          <w:rPr>
            <w:noProof/>
            <w:webHidden/>
          </w:rPr>
          <w:fldChar w:fldCharType="end"/>
        </w:r>
      </w:hyperlink>
    </w:p>
    <w:p w14:paraId="7D7AA718" w14:textId="12AEEFB8"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5" w:history="1">
        <w:r w:rsidRPr="004A0614">
          <w:rPr>
            <w:rStyle w:val="Hiperhivatkozs"/>
            <w:noProof/>
          </w:rPr>
          <w:t>2.9</w:t>
        </w:r>
        <w:r w:rsidRPr="004A0614">
          <w:rPr>
            <w:rStyle w:val="Hiperhivatkozs"/>
            <w:noProof/>
          </w:rPr>
          <w:noBreakHyphen/>
          <w:t>2- ábra Teszteredmények 2</w:t>
        </w:r>
        <w:r>
          <w:rPr>
            <w:noProof/>
            <w:webHidden/>
          </w:rPr>
          <w:tab/>
        </w:r>
        <w:r>
          <w:rPr>
            <w:noProof/>
            <w:webHidden/>
          </w:rPr>
          <w:fldChar w:fldCharType="begin"/>
        </w:r>
        <w:r>
          <w:rPr>
            <w:noProof/>
            <w:webHidden/>
          </w:rPr>
          <w:instrText xml:space="preserve"> PAGEREF _Toc228831385 \h </w:instrText>
        </w:r>
        <w:r>
          <w:rPr>
            <w:noProof/>
            <w:webHidden/>
          </w:rPr>
        </w:r>
        <w:r>
          <w:rPr>
            <w:noProof/>
            <w:webHidden/>
          </w:rPr>
          <w:fldChar w:fldCharType="separate"/>
        </w:r>
        <w:r w:rsidR="00DA6CD7">
          <w:rPr>
            <w:noProof/>
            <w:webHidden/>
          </w:rPr>
          <w:t>22</w:t>
        </w:r>
        <w:r>
          <w:rPr>
            <w:noProof/>
            <w:webHidden/>
          </w:rPr>
          <w:fldChar w:fldCharType="end"/>
        </w:r>
      </w:hyperlink>
    </w:p>
    <w:p w14:paraId="65692D71" w14:textId="1569D649"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6" w:history="1">
        <w:r w:rsidRPr="004A0614">
          <w:rPr>
            <w:rStyle w:val="Hiperhivatkozs"/>
            <w:noProof/>
          </w:rPr>
          <w:t>2.9</w:t>
        </w:r>
        <w:r w:rsidRPr="004A0614">
          <w:rPr>
            <w:rStyle w:val="Hiperhivatkozs"/>
            <w:noProof/>
          </w:rPr>
          <w:noBreakHyphen/>
          <w:t>3-ábra Teszteredmények 3</w:t>
        </w:r>
        <w:r>
          <w:rPr>
            <w:noProof/>
            <w:webHidden/>
          </w:rPr>
          <w:tab/>
        </w:r>
        <w:r>
          <w:rPr>
            <w:noProof/>
            <w:webHidden/>
          </w:rPr>
          <w:fldChar w:fldCharType="begin"/>
        </w:r>
        <w:r>
          <w:rPr>
            <w:noProof/>
            <w:webHidden/>
          </w:rPr>
          <w:instrText xml:space="preserve"> PAGEREF _Toc228831386 \h </w:instrText>
        </w:r>
        <w:r>
          <w:rPr>
            <w:noProof/>
            <w:webHidden/>
          </w:rPr>
        </w:r>
        <w:r>
          <w:rPr>
            <w:noProof/>
            <w:webHidden/>
          </w:rPr>
          <w:fldChar w:fldCharType="separate"/>
        </w:r>
        <w:r w:rsidR="00DA6CD7">
          <w:rPr>
            <w:noProof/>
            <w:webHidden/>
          </w:rPr>
          <w:t>22</w:t>
        </w:r>
        <w:r>
          <w:rPr>
            <w:noProof/>
            <w:webHidden/>
          </w:rPr>
          <w:fldChar w:fldCharType="end"/>
        </w:r>
      </w:hyperlink>
    </w:p>
    <w:p w14:paraId="0F012D48" w14:textId="110CB115"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7" w:history="1">
        <w:r w:rsidRPr="004A0614">
          <w:rPr>
            <w:rStyle w:val="Hiperhivatkozs"/>
            <w:rFonts w:ascii="Times New Roman" w:eastAsia="Times New Roman" w:hAnsi="Times New Roman" w:cs="Times New Roman"/>
            <w:noProof/>
          </w:rPr>
          <w:t>3.4</w:t>
        </w:r>
        <w:r w:rsidRPr="004A0614">
          <w:rPr>
            <w:rStyle w:val="Hiperhivatkozs"/>
            <w:rFonts w:ascii="Times New Roman" w:eastAsia="Times New Roman" w:hAnsi="Times New Roman" w:cs="Times New Roman"/>
            <w:noProof/>
          </w:rPr>
          <w:noBreakHyphen/>
          <w:t>1</w:t>
        </w:r>
        <w:r w:rsidRPr="004A0614">
          <w:rPr>
            <w:rStyle w:val="Hiperhivatkozs"/>
            <w:noProof/>
          </w:rPr>
          <w:t>. ábra Regisztrációs oldalról képernyőkép</w:t>
        </w:r>
        <w:r>
          <w:rPr>
            <w:noProof/>
            <w:webHidden/>
          </w:rPr>
          <w:tab/>
        </w:r>
        <w:r>
          <w:rPr>
            <w:noProof/>
            <w:webHidden/>
          </w:rPr>
          <w:fldChar w:fldCharType="begin"/>
        </w:r>
        <w:r>
          <w:rPr>
            <w:noProof/>
            <w:webHidden/>
          </w:rPr>
          <w:instrText xml:space="preserve"> PAGEREF _Toc228831387 \h </w:instrText>
        </w:r>
        <w:r>
          <w:rPr>
            <w:noProof/>
            <w:webHidden/>
          </w:rPr>
        </w:r>
        <w:r>
          <w:rPr>
            <w:noProof/>
            <w:webHidden/>
          </w:rPr>
          <w:fldChar w:fldCharType="separate"/>
        </w:r>
        <w:r w:rsidR="00DA6CD7">
          <w:rPr>
            <w:noProof/>
            <w:webHidden/>
          </w:rPr>
          <w:t>28</w:t>
        </w:r>
        <w:r>
          <w:rPr>
            <w:noProof/>
            <w:webHidden/>
          </w:rPr>
          <w:fldChar w:fldCharType="end"/>
        </w:r>
      </w:hyperlink>
    </w:p>
    <w:p w14:paraId="3B32E5D8" w14:textId="1950DB22"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8" w:history="1">
        <w:r w:rsidRPr="004A0614">
          <w:rPr>
            <w:rStyle w:val="Hiperhivatkozs"/>
            <w:noProof/>
          </w:rPr>
          <w:t>3.4</w:t>
        </w:r>
        <w:r w:rsidRPr="004A0614">
          <w:rPr>
            <w:rStyle w:val="Hiperhivatkozs"/>
            <w:noProof/>
          </w:rPr>
          <w:noBreakHyphen/>
          <w:t>2-ábra Bejelentkezés</w:t>
        </w:r>
        <w:r>
          <w:rPr>
            <w:noProof/>
            <w:webHidden/>
          </w:rPr>
          <w:tab/>
        </w:r>
        <w:r>
          <w:rPr>
            <w:noProof/>
            <w:webHidden/>
          </w:rPr>
          <w:fldChar w:fldCharType="begin"/>
        </w:r>
        <w:r>
          <w:rPr>
            <w:noProof/>
            <w:webHidden/>
          </w:rPr>
          <w:instrText xml:space="preserve"> PAGEREF _Toc228831388 \h </w:instrText>
        </w:r>
        <w:r>
          <w:rPr>
            <w:noProof/>
            <w:webHidden/>
          </w:rPr>
        </w:r>
        <w:r>
          <w:rPr>
            <w:noProof/>
            <w:webHidden/>
          </w:rPr>
          <w:fldChar w:fldCharType="separate"/>
        </w:r>
        <w:r w:rsidR="00DA6CD7">
          <w:rPr>
            <w:noProof/>
            <w:webHidden/>
          </w:rPr>
          <w:t>29</w:t>
        </w:r>
        <w:r>
          <w:rPr>
            <w:noProof/>
            <w:webHidden/>
          </w:rPr>
          <w:fldChar w:fldCharType="end"/>
        </w:r>
      </w:hyperlink>
    </w:p>
    <w:p w14:paraId="2AA85C46" w14:textId="0BDC2999"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89" w:history="1">
        <w:r w:rsidRPr="004A0614">
          <w:rPr>
            <w:rStyle w:val="Hiperhivatkozs"/>
            <w:noProof/>
          </w:rPr>
          <w:t>3.4.2</w:t>
        </w:r>
        <w:r w:rsidRPr="004A0614">
          <w:rPr>
            <w:rStyle w:val="Hiperhivatkozs"/>
            <w:noProof/>
          </w:rPr>
          <w:noBreakHyphen/>
          <w:t>1-ábra Profil dropdown</w:t>
        </w:r>
        <w:r>
          <w:rPr>
            <w:noProof/>
            <w:webHidden/>
          </w:rPr>
          <w:tab/>
        </w:r>
        <w:r>
          <w:rPr>
            <w:noProof/>
            <w:webHidden/>
          </w:rPr>
          <w:fldChar w:fldCharType="begin"/>
        </w:r>
        <w:r>
          <w:rPr>
            <w:noProof/>
            <w:webHidden/>
          </w:rPr>
          <w:instrText xml:space="preserve"> PAGEREF _Toc228831389 \h </w:instrText>
        </w:r>
        <w:r>
          <w:rPr>
            <w:noProof/>
            <w:webHidden/>
          </w:rPr>
        </w:r>
        <w:r>
          <w:rPr>
            <w:noProof/>
            <w:webHidden/>
          </w:rPr>
          <w:fldChar w:fldCharType="separate"/>
        </w:r>
        <w:r w:rsidR="00DA6CD7">
          <w:rPr>
            <w:noProof/>
            <w:webHidden/>
          </w:rPr>
          <w:t>29</w:t>
        </w:r>
        <w:r>
          <w:rPr>
            <w:noProof/>
            <w:webHidden/>
          </w:rPr>
          <w:fldChar w:fldCharType="end"/>
        </w:r>
      </w:hyperlink>
    </w:p>
    <w:p w14:paraId="17E8A3E0" w14:textId="30897053" w:rsidR="00382FA8" w:rsidRDefault="00382FA8">
      <w:pPr>
        <w:pStyle w:val="brajegyzk"/>
        <w:tabs>
          <w:tab w:val="right" w:leader="dot" w:pos="9062"/>
        </w:tabs>
        <w:rPr>
          <w:rFonts w:eastAsiaTheme="minorEastAsia"/>
          <w:noProof/>
          <w:kern w:val="2"/>
          <w:sz w:val="24"/>
          <w:szCs w:val="24"/>
          <w:lang w:eastAsia="hu-HU"/>
          <w14:ligatures w14:val="standardContextual"/>
        </w:rPr>
      </w:pPr>
      <w:hyperlink w:anchor="_Toc228831390" w:history="1">
        <w:r w:rsidRPr="004A0614">
          <w:rPr>
            <w:rStyle w:val="Hiperhivatkozs"/>
            <w:noProof/>
          </w:rPr>
          <w:t>3.4</w:t>
        </w:r>
        <w:r w:rsidRPr="004A0614">
          <w:rPr>
            <w:rStyle w:val="Hiperhivatkozs"/>
            <w:noProof/>
          </w:rPr>
          <w:noBreakHyphen/>
          <w:t>4. ábra Profil beállítása modalról képernyőkép</w:t>
        </w:r>
        <w:r>
          <w:rPr>
            <w:noProof/>
            <w:webHidden/>
          </w:rPr>
          <w:tab/>
        </w:r>
        <w:r>
          <w:rPr>
            <w:noProof/>
            <w:webHidden/>
          </w:rPr>
          <w:fldChar w:fldCharType="begin"/>
        </w:r>
        <w:r>
          <w:rPr>
            <w:noProof/>
            <w:webHidden/>
          </w:rPr>
          <w:instrText xml:space="preserve"> PAGEREF _Toc228831390 \h </w:instrText>
        </w:r>
        <w:r>
          <w:rPr>
            <w:noProof/>
            <w:webHidden/>
          </w:rPr>
        </w:r>
        <w:r>
          <w:rPr>
            <w:noProof/>
            <w:webHidden/>
          </w:rPr>
          <w:fldChar w:fldCharType="separate"/>
        </w:r>
        <w:r w:rsidR="00DA6CD7">
          <w:rPr>
            <w:noProof/>
            <w:webHidden/>
          </w:rPr>
          <w:t>30</w:t>
        </w:r>
        <w:r>
          <w:rPr>
            <w:noProof/>
            <w:webHidden/>
          </w:rPr>
          <w:fldChar w:fldCharType="end"/>
        </w:r>
      </w:hyperlink>
    </w:p>
    <w:p w14:paraId="13152FA1" w14:textId="52E395ED" w:rsidR="004E4948" w:rsidRDefault="004E4948" w:rsidP="007864FE">
      <w:r>
        <w:fldChar w:fldCharType="end"/>
      </w:r>
    </w:p>
    <w:p w14:paraId="1F626F46" w14:textId="77777777" w:rsidR="004E4948" w:rsidRDefault="004E4948">
      <w:r>
        <w:br w:type="page"/>
      </w:r>
    </w:p>
    <w:p w14:paraId="4113B226" w14:textId="18556C2F" w:rsidR="00A40409" w:rsidRDefault="00EF319F" w:rsidP="00EF319F">
      <w:pPr>
        <w:pStyle w:val="Cmsor1"/>
      </w:pPr>
      <w:bookmarkStart w:id="121" w:name="_Toc228831374"/>
      <w:r>
        <w:lastRenderedPageBreak/>
        <w:t>Irodalomjegyzék</w:t>
      </w:r>
      <w:bookmarkEnd w:id="121"/>
    </w:p>
    <w:p w14:paraId="20AB9540" w14:textId="2458D3A7" w:rsidR="00EF319F" w:rsidRDefault="00C30425" w:rsidP="00C30425">
      <w:pPr>
        <w:pStyle w:val="Cmsor2"/>
      </w:pPr>
      <w:bookmarkStart w:id="122" w:name="_Toc228831375"/>
      <w:r>
        <w:t>Weboldalak</w:t>
      </w:r>
      <w:bookmarkEnd w:id="122"/>
    </w:p>
    <w:p w14:paraId="608E136D" w14:textId="0BD6D43F" w:rsidR="00AE3D0F" w:rsidRPr="00AE3D0F" w:rsidRDefault="00AE3D0F" w:rsidP="00AE3D0F">
      <w:pPr>
        <w:pStyle w:val="Listaszerbekezds"/>
        <w:numPr>
          <w:ilvl w:val="0"/>
          <w:numId w:val="24"/>
        </w:numPr>
      </w:pPr>
      <w:hyperlink r:id="rId33" w:tgtFrame="_blank" w:history="1">
        <w:r w:rsidRPr="00AE3D0F">
          <w:rPr>
            <w:rStyle w:val="Hiperhivatkozs"/>
            <w:b/>
            <w:bCs/>
            <w:lang w:val="hu-HU"/>
          </w:rPr>
          <w:t>The Perspective and Orthographic Projection Matrix</w:t>
        </w:r>
      </w:hyperlink>
      <w:r w:rsidR="00B64090">
        <w:t xml:space="preserve"> </w:t>
      </w:r>
      <w:r w:rsidR="00B64090" w:rsidRPr="003D1704">
        <w:t xml:space="preserve">/ </w:t>
      </w:r>
      <w:r w:rsidR="00B64090">
        <w:t>(utolsó megtekintés: 2026.05.04)</w:t>
      </w:r>
    </w:p>
    <w:p w14:paraId="5EA3B307" w14:textId="01B40A5C" w:rsidR="00E11362" w:rsidRDefault="001C1360" w:rsidP="00E11362">
      <w:pPr>
        <w:pStyle w:val="Listaszerbekezds"/>
        <w:numPr>
          <w:ilvl w:val="0"/>
          <w:numId w:val="24"/>
        </w:numPr>
      </w:pPr>
      <w:hyperlink r:id="rId34" w:tgtFrame="_blank" w:history="1">
        <w:r w:rsidRPr="001C1360">
          <w:rPr>
            <w:rStyle w:val="Hiperhivatkozs"/>
            <w:b/>
            <w:bCs/>
            <w:lang w:val="hu-HU"/>
          </w:rPr>
          <w:t>The Pinhole Camera Model</w:t>
        </w:r>
      </w:hyperlink>
      <w:r>
        <w:t xml:space="preserve"> /</w:t>
      </w:r>
      <w:r w:rsidR="00E11362">
        <w:rPr>
          <w:lang w:val="hu-HU"/>
        </w:rPr>
        <w:t xml:space="preserve"> </w:t>
      </w:r>
      <w:r w:rsidR="00E11362">
        <w:t>(utolsó megtekintés: 2026.05.04)</w:t>
      </w:r>
    </w:p>
    <w:p w14:paraId="4C133BF3" w14:textId="31DE6E5C" w:rsidR="00B64090" w:rsidRPr="00AE3D0F" w:rsidRDefault="00A36036" w:rsidP="00AE3D0F">
      <w:pPr>
        <w:pStyle w:val="Listaszerbekezds"/>
        <w:numPr>
          <w:ilvl w:val="0"/>
          <w:numId w:val="24"/>
        </w:numPr>
      </w:pPr>
      <w:hyperlink r:id="rId35" w:tgtFrame="_blank" w:history="1">
        <w:r w:rsidRPr="00A36036">
          <w:rPr>
            <w:rStyle w:val="Hiperhivatkozs"/>
            <w:b/>
            <w:bCs/>
            <w:lang w:val="hu-HU"/>
          </w:rPr>
          <w:t>The Perspective and Orthographic Projection Matrix</w:t>
        </w:r>
      </w:hyperlink>
      <w:r>
        <w:t xml:space="preserve"> / (utolsó megtekintés: 2026.05.04)</w:t>
      </w:r>
    </w:p>
    <w:p w14:paraId="6F6FF7C8" w14:textId="61F30955" w:rsidR="00A36036" w:rsidRPr="00AE3D0F" w:rsidRDefault="001C1360" w:rsidP="00AE3D0F">
      <w:pPr>
        <w:pStyle w:val="Listaszerbekezds"/>
        <w:numPr>
          <w:ilvl w:val="0"/>
          <w:numId w:val="24"/>
        </w:numPr>
      </w:pPr>
      <w:r>
        <w:rPr>
          <w:lang w:val="hu-HU"/>
        </w:rPr>
        <w:t xml:space="preserve">Matrices - </w:t>
      </w:r>
      <w:hyperlink r:id="rId36" w:tgtFrame="_blank" w:history="1">
        <w:r w:rsidR="00E93C5E" w:rsidRPr="00E93C5E">
          <w:rPr>
            <w:rStyle w:val="Hiperhivatkozs"/>
            <w:b/>
            <w:bCs/>
            <w:lang w:val="hu-HU"/>
          </w:rPr>
          <w:t>Geometry</w:t>
        </w:r>
      </w:hyperlink>
      <w:r w:rsidR="00E93C5E">
        <w:t xml:space="preserve"> / (utolsó megtekintés: 2026.05.04)</w:t>
      </w:r>
    </w:p>
    <w:p w14:paraId="31496DB1" w14:textId="5061FC3C" w:rsidR="00E93C5E" w:rsidRPr="00AE3D0F" w:rsidRDefault="001C1360" w:rsidP="00AE3D0F">
      <w:pPr>
        <w:pStyle w:val="Listaszerbekezds"/>
        <w:numPr>
          <w:ilvl w:val="0"/>
          <w:numId w:val="24"/>
        </w:numPr>
      </w:pPr>
      <w:r>
        <w:rPr>
          <w:lang w:val="hu-HU"/>
        </w:rPr>
        <w:t xml:space="preserve">How does matrix work part 1 - </w:t>
      </w:r>
      <w:hyperlink r:id="rId37" w:tgtFrame="_blank" w:history="1">
        <w:r w:rsidR="004D5585" w:rsidRPr="004D5585">
          <w:rPr>
            <w:rStyle w:val="Hiperhivatkozs"/>
            <w:b/>
            <w:bCs/>
            <w:lang w:val="hu-HU"/>
          </w:rPr>
          <w:t>Geometry</w:t>
        </w:r>
      </w:hyperlink>
      <w:r w:rsidR="004D5585">
        <w:t xml:space="preserve"> / (utolsó megtekintés: 2026.05.04)</w:t>
      </w:r>
    </w:p>
    <w:p w14:paraId="190B6C1B" w14:textId="35AAABD9" w:rsidR="004D5585" w:rsidRDefault="001C1360" w:rsidP="00AE3D0F">
      <w:pPr>
        <w:pStyle w:val="Listaszerbekezds"/>
        <w:numPr>
          <w:ilvl w:val="0"/>
          <w:numId w:val="24"/>
        </w:numPr>
      </w:pPr>
      <w:r>
        <w:rPr>
          <w:lang w:val="hu-HU"/>
        </w:rPr>
        <w:t xml:space="preserve">How does matrix work part 2 - </w:t>
      </w:r>
      <w:hyperlink r:id="rId38" w:tgtFrame="_blank" w:history="1">
        <w:r w:rsidR="000F15BC" w:rsidRPr="000F15BC">
          <w:rPr>
            <w:rStyle w:val="Hiperhivatkozs"/>
            <w:b/>
            <w:bCs/>
            <w:lang w:val="hu-HU"/>
          </w:rPr>
          <w:t>Geometry</w:t>
        </w:r>
      </w:hyperlink>
      <w:r w:rsidR="004D5585">
        <w:t>/ (utolsó megtekintés: 2026.05.04)</w:t>
      </w:r>
    </w:p>
    <w:p w14:paraId="459D4EE2" w14:textId="71D101FD" w:rsidR="004D5585" w:rsidRDefault="00FF018D" w:rsidP="00AE3D0F">
      <w:pPr>
        <w:pStyle w:val="Listaszerbekezds"/>
        <w:numPr>
          <w:ilvl w:val="0"/>
          <w:numId w:val="24"/>
        </w:numPr>
      </w:pPr>
      <w:r>
        <w:rPr>
          <w:lang w:val="hu-HU"/>
        </w:rPr>
        <w:t xml:space="preserve">Transforming points and vectors - </w:t>
      </w:r>
      <w:hyperlink r:id="rId39" w:tgtFrame="_blank" w:history="1">
        <w:r w:rsidR="008B45CC" w:rsidRPr="008B45CC">
          <w:rPr>
            <w:rStyle w:val="Hiperhivatkozs"/>
            <w:b/>
            <w:bCs/>
            <w:lang w:val="hu-HU"/>
          </w:rPr>
          <w:t>Geometry</w:t>
        </w:r>
      </w:hyperlink>
      <w:r w:rsidR="004D5585">
        <w:t>/ (utolsó megtekintés: 2026.05.04)</w:t>
      </w:r>
    </w:p>
    <w:p w14:paraId="34FDFC6D" w14:textId="77777777" w:rsidR="004D5585" w:rsidRDefault="004D5585">
      <w:pPr>
        <w:rPr>
          <w:rFonts w:ascii="Times New Roman" w:eastAsia="Times New Roman" w:hAnsi="Times New Roman" w:cs="Times New Roman"/>
          <w:sz w:val="24"/>
          <w:szCs w:val="24"/>
          <w:lang w:val="en-GB" w:eastAsia="en-GB"/>
        </w:rPr>
      </w:pPr>
      <w:r>
        <w:br w:type="page"/>
      </w:r>
    </w:p>
    <w:p w14:paraId="52121190" w14:textId="0DC9E7C0" w:rsidR="008B45CC" w:rsidRDefault="00FF018D" w:rsidP="008B45CC">
      <w:pPr>
        <w:pStyle w:val="Listaszerbekezds"/>
        <w:numPr>
          <w:ilvl w:val="0"/>
          <w:numId w:val="24"/>
        </w:numPr>
      </w:pPr>
      <w:r>
        <w:rPr>
          <w:lang w:val="hu-HU"/>
        </w:rPr>
        <w:lastRenderedPageBreak/>
        <w:t xml:space="preserve">Points and vectors - </w:t>
      </w:r>
      <w:hyperlink r:id="rId40" w:tgtFrame="_blank" w:history="1">
        <w:r w:rsidR="008B45CC" w:rsidRPr="008B45CC">
          <w:rPr>
            <w:rStyle w:val="Hiperhivatkozs"/>
            <w:b/>
            <w:bCs/>
            <w:lang w:val="hu-HU"/>
          </w:rPr>
          <w:t>Geometry</w:t>
        </w:r>
      </w:hyperlink>
      <w:r w:rsidR="008B45CC">
        <w:t xml:space="preserve"> </w:t>
      </w:r>
      <w:r w:rsidR="004D5585">
        <w:t>/ (utolsó megtekintés: 2026.05.04)</w:t>
      </w:r>
    </w:p>
    <w:p w14:paraId="4A65E909" w14:textId="3F75E429" w:rsidR="003D1704" w:rsidRDefault="003D1704" w:rsidP="008B45CC">
      <w:pPr>
        <w:pStyle w:val="Listaszerbekezds"/>
        <w:numPr>
          <w:ilvl w:val="0"/>
          <w:numId w:val="24"/>
        </w:numPr>
      </w:pPr>
      <w:r w:rsidRPr="003D1704">
        <w:t xml:space="preserve">Node.js dokumentáció – https://nodejs.org/en/docs/ </w:t>
      </w:r>
      <w:r w:rsidR="00E4668F">
        <w:t>(utolsó megtekintés: 2026.05.04)</w:t>
      </w:r>
    </w:p>
    <w:p w14:paraId="42A9D616" w14:textId="22A326DB" w:rsidR="003D1704" w:rsidRDefault="003D1704" w:rsidP="003D1704">
      <w:pPr>
        <w:pStyle w:val="Listaszerbekezds"/>
        <w:numPr>
          <w:ilvl w:val="0"/>
          <w:numId w:val="21"/>
        </w:numPr>
        <w:spacing w:after="120" w:line="360" w:lineRule="auto"/>
        <w:jc w:val="both"/>
      </w:pPr>
      <w:r w:rsidRPr="003D1704">
        <w:t xml:space="preserve">Express.js dokumentáció – https://expressjs.com/ </w:t>
      </w:r>
      <w:r w:rsidR="00E4668F">
        <w:t>(utolsó megtekintés: 2026.05.04)</w:t>
      </w:r>
    </w:p>
    <w:p w14:paraId="0886DF57" w14:textId="3AED8340" w:rsidR="003D1704" w:rsidRDefault="003D1704" w:rsidP="003D1704">
      <w:pPr>
        <w:pStyle w:val="Listaszerbekezds"/>
        <w:numPr>
          <w:ilvl w:val="0"/>
          <w:numId w:val="21"/>
        </w:numPr>
        <w:spacing w:after="120" w:line="360" w:lineRule="auto"/>
        <w:jc w:val="both"/>
      </w:pPr>
      <w:r w:rsidRPr="003D1704">
        <w:t xml:space="preserve">MySQL 8.0 Reference Manual – https://dev.mysql.com/doc/refman/8.0/en/ </w:t>
      </w:r>
      <w:r w:rsidR="00E4668F">
        <w:t>(utolsó megtekintés: 2026.05.04)</w:t>
      </w:r>
    </w:p>
    <w:p w14:paraId="3932BBD0" w14:textId="0581B471" w:rsidR="003D1704" w:rsidRDefault="003D1704" w:rsidP="003D1704">
      <w:pPr>
        <w:pStyle w:val="Listaszerbekezds"/>
        <w:numPr>
          <w:ilvl w:val="0"/>
          <w:numId w:val="21"/>
        </w:numPr>
        <w:spacing w:after="120" w:line="360" w:lineRule="auto"/>
        <w:jc w:val="both"/>
      </w:pPr>
      <w:r w:rsidRPr="003D1704">
        <w:t xml:space="preserve">MDN Web Docs – WebAssembly – https://developer.mozilla.org/en-US/docs/WebAssembly </w:t>
      </w:r>
      <w:r w:rsidR="00E4668F">
        <w:t>(utolsó megtekintés: 2026.05.04)</w:t>
      </w:r>
    </w:p>
    <w:p w14:paraId="6A5BDEAC" w14:textId="188CA12C" w:rsidR="003D1704" w:rsidRDefault="003D1704" w:rsidP="003D1704">
      <w:pPr>
        <w:pStyle w:val="Listaszerbekezds"/>
        <w:numPr>
          <w:ilvl w:val="0"/>
          <w:numId w:val="21"/>
        </w:numPr>
        <w:spacing w:after="120" w:line="360" w:lineRule="auto"/>
        <w:jc w:val="both"/>
      </w:pPr>
      <w:r w:rsidRPr="003D1704">
        <w:t xml:space="preserve">Emscripten dokumentáció – https://emscripten.org/docs/ </w:t>
      </w:r>
      <w:r w:rsidR="00E4668F">
        <w:t>(utolsó megtekintés: 2026.05.04)</w:t>
      </w:r>
    </w:p>
    <w:p w14:paraId="617A4A98" w14:textId="18D48B8C" w:rsidR="003D1704" w:rsidRDefault="003D1704" w:rsidP="003D1704">
      <w:pPr>
        <w:pStyle w:val="Listaszerbekezds"/>
        <w:numPr>
          <w:ilvl w:val="0"/>
          <w:numId w:val="21"/>
        </w:numPr>
        <w:spacing w:after="120" w:line="360" w:lineRule="auto"/>
        <w:jc w:val="both"/>
      </w:pPr>
      <w:r w:rsidRPr="003D1704">
        <w:t xml:space="preserve">Sharp (képfeldolgozó könyvtár) dokumentáció – https://sharp.pixelplumbing.com/ </w:t>
      </w:r>
      <w:r w:rsidR="00E4668F">
        <w:t>(utolsó megtekintés: 2026.05.04)</w:t>
      </w:r>
    </w:p>
    <w:p w14:paraId="2B8C8874" w14:textId="287D6096" w:rsidR="003D1704" w:rsidRDefault="003D1704" w:rsidP="003D1704">
      <w:pPr>
        <w:pStyle w:val="Listaszerbekezds"/>
        <w:numPr>
          <w:ilvl w:val="0"/>
          <w:numId w:val="21"/>
        </w:numPr>
        <w:spacing w:after="120" w:line="360" w:lineRule="auto"/>
        <w:jc w:val="both"/>
      </w:pPr>
      <w:r w:rsidRPr="003D1704">
        <w:t xml:space="preserve">Jest dokumentáció – https://jestjs.io/docs/getting-started </w:t>
      </w:r>
      <w:r w:rsidR="00E4668F">
        <w:t>(utolsó megtekintés: 2026.05.04)</w:t>
      </w:r>
    </w:p>
    <w:p w14:paraId="495B9ECF" w14:textId="2EF6DB38" w:rsidR="003D1704" w:rsidRDefault="003D1704" w:rsidP="003D1704">
      <w:pPr>
        <w:pStyle w:val="Listaszerbekezds"/>
        <w:numPr>
          <w:ilvl w:val="0"/>
          <w:numId w:val="21"/>
        </w:numPr>
        <w:spacing w:after="120" w:line="360" w:lineRule="auto"/>
        <w:jc w:val="both"/>
      </w:pPr>
      <w:r w:rsidRPr="003D1704">
        <w:t xml:space="preserve">WebGL Fundamentals – https://webglfundamentals.org/ </w:t>
      </w:r>
      <w:r w:rsidR="00E4668F">
        <w:t>(utolsó megtekintés: 2026.05.04)</w:t>
      </w:r>
    </w:p>
    <w:p w14:paraId="555CF03B" w14:textId="5AA92F6F" w:rsidR="003404DD" w:rsidRDefault="003404DD" w:rsidP="003D1704">
      <w:pPr>
        <w:pStyle w:val="Listaszerbekezds"/>
        <w:numPr>
          <w:ilvl w:val="0"/>
          <w:numId w:val="21"/>
        </w:numPr>
        <w:spacing w:after="120" w:line="360" w:lineRule="auto"/>
        <w:jc w:val="both"/>
      </w:pPr>
      <w:r>
        <w:t xml:space="preserve">Bcrypt </w:t>
      </w:r>
      <w:r w:rsidR="0097281D">
        <w:t>–</w:t>
      </w:r>
      <w:r>
        <w:t xml:space="preserve"> </w:t>
      </w:r>
      <w:hyperlink r:id="rId41" w:history="1">
        <w:r w:rsidR="0097281D" w:rsidRPr="00BA1759">
          <w:rPr>
            <w:rStyle w:val="Hiperhivatkozs"/>
          </w:rPr>
          <w:t>https://www.npmjs.com/package/bcrypt</w:t>
        </w:r>
      </w:hyperlink>
      <w:r w:rsidR="0097281D">
        <w:t xml:space="preserve"> (utolsó megtekintés: 2026.05.04)</w:t>
      </w:r>
    </w:p>
    <w:p w14:paraId="06E8E7C7" w14:textId="5EB6D4C0" w:rsidR="00E9030D" w:rsidRDefault="00E9030D" w:rsidP="003D1704">
      <w:pPr>
        <w:pStyle w:val="Listaszerbekezds"/>
        <w:numPr>
          <w:ilvl w:val="0"/>
          <w:numId w:val="21"/>
        </w:numPr>
        <w:spacing w:after="120" w:line="360" w:lineRule="auto"/>
        <w:jc w:val="both"/>
      </w:pPr>
      <w:r>
        <w:t xml:space="preserve">Express – validator </w:t>
      </w:r>
      <w:r w:rsidR="006F64D5">
        <w:t>–</w:t>
      </w:r>
      <w:r w:rsidR="00876DA1">
        <w:rPr>
          <w:lang w:val="hu-HU"/>
        </w:rPr>
        <w:t xml:space="preserve"> </w:t>
      </w:r>
      <w:r w:rsidR="006F64D5">
        <w:rPr>
          <w:lang w:val="hu-HU"/>
        </w:rPr>
        <w:t>https://</w:t>
      </w:r>
      <w:r w:rsidR="006F64D5" w:rsidRPr="006F64D5">
        <w:rPr>
          <w:lang w:val="hu-HU"/>
        </w:rPr>
        <w:t>express-validator.github.io/docs/guides/validation-chain</w:t>
      </w:r>
      <w:r w:rsidR="00876DA1">
        <w:t xml:space="preserve"> </w:t>
      </w:r>
      <w:r w:rsidR="00734428">
        <w:t>(utolsó megtekintés: 2026.05.04)</w:t>
      </w:r>
    </w:p>
    <w:p w14:paraId="61811447" w14:textId="19C85887" w:rsidR="00A9690A" w:rsidRDefault="00532F6F" w:rsidP="003D1704">
      <w:pPr>
        <w:pStyle w:val="Listaszerbekezds"/>
        <w:numPr>
          <w:ilvl w:val="0"/>
          <w:numId w:val="21"/>
        </w:numPr>
        <w:spacing w:after="120" w:line="360" w:lineRule="auto"/>
        <w:jc w:val="both"/>
      </w:pPr>
      <w:r>
        <w:t>i18n</w:t>
      </w:r>
      <w:r w:rsidR="007D3403">
        <w:t xml:space="preserve">ext - </w:t>
      </w:r>
      <w:hyperlink r:id="rId42" w:history="1">
        <w:r w:rsidR="006E1E37" w:rsidRPr="00BA1759">
          <w:rPr>
            <w:rStyle w:val="Hiperhivatkozs"/>
          </w:rPr>
          <w:t>https://www.i18next.com/overview/getting-started</w:t>
        </w:r>
      </w:hyperlink>
      <w:r w:rsidR="006E1E37">
        <w:t xml:space="preserve"> (utolsó megtekintés: </w:t>
      </w:r>
      <w:r w:rsidR="00223DB2">
        <w:t>2026.</w:t>
      </w:r>
      <w:r w:rsidR="00E4668F">
        <w:t>05.04</w:t>
      </w:r>
      <w:r w:rsidR="006E1E37">
        <w:t>)</w:t>
      </w:r>
    </w:p>
    <w:p w14:paraId="5AE84EC7" w14:textId="6E8288BB" w:rsidR="003D1704" w:rsidRDefault="003D1704" w:rsidP="003D1704">
      <w:pPr>
        <w:pStyle w:val="Listaszerbekezds"/>
        <w:numPr>
          <w:ilvl w:val="0"/>
          <w:numId w:val="21"/>
        </w:numPr>
        <w:spacing w:after="120" w:line="360" w:lineRule="auto"/>
        <w:jc w:val="both"/>
      </w:pPr>
      <w:r w:rsidRPr="003D1704">
        <w:t xml:space="preserve">GitHub Docs – https://docs.github.com/en </w:t>
      </w:r>
      <w:r w:rsidR="00E4668F">
        <w:t>(utolsó megtekintés: 2026.05.04)</w:t>
      </w:r>
    </w:p>
    <w:p w14:paraId="06BAE167" w14:textId="77777777" w:rsidR="00AF3BA1" w:rsidRPr="003D1704" w:rsidRDefault="00AF3BA1" w:rsidP="003D1704"/>
    <w:sectPr w:rsidR="00AF3BA1" w:rsidRPr="003D1704" w:rsidSect="003D1C4F">
      <w:footerReference w:type="default" r:id="rId43"/>
      <w:pgSz w:w="11906" w:h="16838"/>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Norbert Varga" w:date="2026-05-04T22:36:00Z" w:initials="NV">
    <w:p w14:paraId="760A1641" w14:textId="77777777" w:rsidR="00700582" w:rsidRDefault="00700582" w:rsidP="00700582">
      <w:pPr>
        <w:pStyle w:val="Jegyzetszveg"/>
      </w:pPr>
      <w:r>
        <w:rPr>
          <w:rStyle w:val="Jegyzethivatkozs"/>
        </w:rPr>
        <w:annotationRef/>
      </w:r>
      <w:r>
        <w:t>Kép a tesztekről</w:t>
      </w:r>
    </w:p>
  </w:comment>
  <w:comment w:id="101" w:author="Norbert Varga" w:date="2026-05-04T23:20:00Z" w:initials="NV">
    <w:p w14:paraId="19557F8F" w14:textId="529D4E0B" w:rsidR="00493BF4" w:rsidRDefault="00493BF4" w:rsidP="00493BF4">
      <w:pPr>
        <w:pStyle w:val="Jegyzetszveg"/>
      </w:pPr>
      <w:r>
        <w:rPr>
          <w:rStyle w:val="Jegyzethivatkozs"/>
        </w:rPr>
        <w:annotationRef/>
      </w:r>
      <w:r>
        <w:t>Kép a regisztrációról és a belépésről, beállításokról</w:t>
      </w:r>
    </w:p>
  </w:comment>
  <w:comment w:id="106" w:author="Norbert Varga" w:date="2026-05-04T23:21:00Z" w:initials="NV">
    <w:p w14:paraId="5DC87718" w14:textId="77777777" w:rsidR="00493BF4" w:rsidRDefault="00493BF4" w:rsidP="00493BF4">
      <w:pPr>
        <w:pStyle w:val="Jegyzetszveg"/>
      </w:pPr>
      <w:r>
        <w:rPr>
          <w:rStyle w:val="Jegyzethivatkozs"/>
        </w:rPr>
        <w:annotationRef/>
      </w:r>
      <w:r>
        <w:t>Kép a jatékválasztóról</w:t>
      </w:r>
    </w:p>
  </w:comment>
  <w:comment w:id="108" w:author="Norbert Varga" w:date="2026-05-04T23:19:00Z" w:initials="NV">
    <w:p w14:paraId="300BCB39" w14:textId="77777777" w:rsidR="00493BF4" w:rsidRDefault="00493BF4" w:rsidP="00493BF4">
      <w:pPr>
        <w:pStyle w:val="Jegyzetszveg"/>
      </w:pPr>
      <w:r>
        <w:rPr>
          <w:rStyle w:val="Jegyzethivatkozs"/>
        </w:rPr>
        <w:annotationRef/>
      </w:r>
      <w:r>
        <w:t>Kép a pályaoldalról</w:t>
      </w:r>
    </w:p>
  </w:comment>
  <w:comment w:id="110" w:author="Norbert Varga" w:date="2026-05-04T23:19:00Z" w:initials="NV">
    <w:p w14:paraId="34324C7E" w14:textId="77777777" w:rsidR="00493BF4" w:rsidRDefault="00493BF4" w:rsidP="00493BF4">
      <w:pPr>
        <w:pStyle w:val="Jegyzetszveg"/>
      </w:pPr>
      <w:r>
        <w:rPr>
          <w:rStyle w:val="Jegyzethivatkozs"/>
        </w:rPr>
        <w:annotationRef/>
      </w:r>
      <w:r>
        <w:t>Kép a játékmenetről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0A1641" w15:done="0"/>
  <w15:commentEx w15:paraId="19557F8F" w15:done="0"/>
  <w15:commentEx w15:paraId="5DC87718" w15:done="0"/>
  <w15:commentEx w15:paraId="300BCB39" w15:done="0"/>
  <w15:commentEx w15:paraId="34324C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D164D6" w16cex:dateUtc="2026-05-04T20:36:00Z"/>
  <w16cex:commentExtensible w16cex:durableId="0F482870" w16cex:dateUtc="2026-05-04T21:20:00Z"/>
  <w16cex:commentExtensible w16cex:durableId="1AAC8930" w16cex:dateUtc="2026-05-04T21:21:00Z"/>
  <w16cex:commentExtensible w16cex:durableId="6A258AB0" w16cex:dateUtc="2026-05-04T21:19:00Z"/>
  <w16cex:commentExtensible w16cex:durableId="50FBE7BC" w16cex:dateUtc="2026-05-04T2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0A1641" w16cid:durableId="33D164D6"/>
  <w16cid:commentId w16cid:paraId="19557F8F" w16cid:durableId="0F482870"/>
  <w16cid:commentId w16cid:paraId="5DC87718" w16cid:durableId="1AAC8930"/>
  <w16cid:commentId w16cid:paraId="300BCB39" w16cid:durableId="6A258AB0"/>
  <w16cid:commentId w16cid:paraId="34324C7E" w16cid:durableId="50FBE7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F970E" w14:textId="77777777" w:rsidR="00787832" w:rsidRDefault="00787832" w:rsidP="001B7F87">
      <w:pPr>
        <w:spacing w:after="0" w:line="240" w:lineRule="auto"/>
      </w:pPr>
      <w:r>
        <w:separator/>
      </w:r>
    </w:p>
  </w:endnote>
  <w:endnote w:type="continuationSeparator" w:id="0">
    <w:p w14:paraId="414572A7" w14:textId="77777777" w:rsidR="00787832" w:rsidRDefault="00787832" w:rsidP="001B7F87">
      <w:pPr>
        <w:spacing w:after="0" w:line="240" w:lineRule="auto"/>
      </w:pPr>
      <w:r>
        <w:continuationSeparator/>
      </w:r>
    </w:p>
  </w:endnote>
  <w:endnote w:type="continuationNotice" w:id="1">
    <w:p w14:paraId="28661F53" w14:textId="77777777" w:rsidR="00787832" w:rsidRDefault="007878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B890" w14:textId="6957CB25" w:rsidR="00157F0E" w:rsidRDefault="00157F0E">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D7F7" w14:textId="288EA473" w:rsidR="00157F0E" w:rsidRDefault="00157F0E">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374417"/>
      <w:docPartObj>
        <w:docPartGallery w:val="Page Numbers (Bottom of Page)"/>
        <w:docPartUnique/>
      </w:docPartObj>
    </w:sdtPr>
    <w:sdtContent>
      <w:p w14:paraId="1E5E0722" w14:textId="1016402F" w:rsidR="00FD1AE3" w:rsidRDefault="007E63CD">
        <w:pPr>
          <w:pStyle w:val="llb"/>
        </w:pPr>
        <w:r>
          <w:rPr>
            <w:noProof/>
          </w:rPr>
          <mc:AlternateContent>
            <mc:Choice Requires="wps">
              <w:drawing>
                <wp:anchor distT="0" distB="0" distL="114300" distR="114300" simplePos="0" relativeHeight="251658241" behindDoc="0" locked="0" layoutInCell="1" allowOverlap="1" wp14:anchorId="49C37C3B" wp14:editId="3464962B">
                  <wp:simplePos x="0" y="0"/>
                  <wp:positionH relativeFrom="margin">
                    <wp:align>center</wp:align>
                  </wp:positionH>
                  <wp:positionV relativeFrom="bottomMargin">
                    <wp:align>center</wp:align>
                  </wp:positionV>
                  <wp:extent cx="537210" cy="238760"/>
                  <wp:effectExtent l="19050" t="19050" r="19685" b="18415"/>
                  <wp:wrapNone/>
                  <wp:docPr id="1320599192" name="Nagy záróje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 cy="238760"/>
                          </a:xfrm>
                          <a:prstGeom prst="bracketPair">
                            <a:avLst>
                              <a:gd name="adj" fmla="val 16667"/>
                            </a:avLst>
                          </a:prstGeom>
                          <a:solidFill>
                            <a:srgbClr val="FFFFFF"/>
                          </a:solidFill>
                          <a:ln w="28575">
                            <a:solidFill>
                              <a:srgbClr val="808080"/>
                            </a:solidFill>
                            <a:round/>
                            <a:headEnd/>
                            <a:tailEnd/>
                          </a:ln>
                        </wps:spPr>
                        <wps:txbx>
                          <w:txbxContent>
                            <w:p w14:paraId="6E325679" w14:textId="77777777" w:rsidR="007E63CD" w:rsidRDefault="007E63C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9C37C3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Nagy zárójel 9" o:spid="_x0000_s1036" type="#_x0000_t185" style="position:absolute;margin-left:0;margin-top:0;width:42.3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" filled="t" strokecolor="gray" strokeweight="2.25pt">
                  <v:textbox inset=",0,,0">
                    <w:txbxContent>
                      <w:p w14:paraId="6E325679" w14:textId="77777777" w:rsidR="007E63CD" w:rsidRDefault="007E63C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1" allowOverlap="1" wp14:anchorId="6B81D0C0" wp14:editId="444C4AEC">
                  <wp:simplePos x="0" y="0"/>
                  <wp:positionH relativeFrom="margin">
                    <wp:align>center</wp:align>
                  </wp:positionH>
                  <wp:positionV relativeFrom="bottomMargin">
                    <wp:align>center</wp:align>
                  </wp:positionV>
                  <wp:extent cx="5518150" cy="0"/>
                  <wp:effectExtent l="9525" t="9525" r="6350" b="9525"/>
                  <wp:wrapNone/>
                  <wp:docPr id="946020354" name="Egyenes összekötő nyíllal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AE1A91D" id="_x0000_t32" coordsize="21600,21600" o:spt="32" o:oned="t" path="m,l21600,21600e" filled="f">
                  <v:path arrowok="t" fillok="f" o:connecttype="none"/>
                  <o:lock v:ext="edit" shapetype="t"/>
                </v:shapetype>
                <v:shape id="Egyenes összekötő nyíllal 8" o:spid="_x0000_s1026" type="#_x0000_t32"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5444" w14:textId="77777777" w:rsidR="00787832" w:rsidRDefault="00787832" w:rsidP="001B7F87">
      <w:pPr>
        <w:spacing w:after="0" w:line="240" w:lineRule="auto"/>
      </w:pPr>
      <w:r>
        <w:separator/>
      </w:r>
    </w:p>
  </w:footnote>
  <w:footnote w:type="continuationSeparator" w:id="0">
    <w:p w14:paraId="252AC0D3" w14:textId="77777777" w:rsidR="00787832" w:rsidRDefault="00787832" w:rsidP="001B7F87">
      <w:pPr>
        <w:spacing w:after="0" w:line="240" w:lineRule="auto"/>
      </w:pPr>
      <w:r>
        <w:continuationSeparator/>
      </w:r>
    </w:p>
  </w:footnote>
  <w:footnote w:type="continuationNotice" w:id="1">
    <w:p w14:paraId="11935505" w14:textId="77777777" w:rsidR="00787832" w:rsidRDefault="007878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C2F9" w14:textId="0EDDAD8E" w:rsidR="00157F0E" w:rsidRDefault="00157F0E">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3D17" w14:textId="68192ADF" w:rsidR="00157F0E" w:rsidRDefault="00157F0E">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2D9"/>
    <w:multiLevelType w:val="hybridMultilevel"/>
    <w:tmpl w:val="D1485718"/>
    <w:lvl w:ilvl="0" w:tplc="040E0011">
      <w:start w:val="1"/>
      <w:numFmt w:val="decimal"/>
      <w:lvlText w:val="%1)"/>
      <w:lvlJc w:val="left"/>
      <w:pPr>
        <w:ind w:left="720" w:hanging="360"/>
      </w:pPr>
      <w:rPr>
        <w:rFonts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CB94DA7"/>
    <w:multiLevelType w:val="multilevel"/>
    <w:tmpl w:val="47CA7C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1B33093"/>
    <w:multiLevelType w:val="multilevel"/>
    <w:tmpl w:val="0BD2E5D2"/>
    <w:lvl w:ilvl="0">
      <w:start w:val="1"/>
      <w:numFmt w:val="decimal"/>
      <w:pStyle w:val="Cmsor1"/>
      <w:lvlText w:val="%1"/>
      <w:lvlJc w:val="left"/>
      <w:pPr>
        <w:ind w:left="432" w:hanging="432"/>
      </w:pPr>
      <w:rPr>
        <w:rFonts w:hint="default"/>
      </w:rPr>
    </w:lvl>
    <w:lvl w:ilvl="1">
      <w:start w:val="1"/>
      <w:numFmt w:val="decimal"/>
      <w:pStyle w:val="Cmsor2"/>
      <w:lvlText w:val="%1.%2"/>
      <w:lvlJc w:val="left"/>
      <w:pPr>
        <w:ind w:left="576" w:hanging="576"/>
      </w:pPr>
      <w:rPr>
        <w:rFonts w:hint="default"/>
      </w:rPr>
    </w:lvl>
    <w:lvl w:ilvl="2">
      <w:start w:val="1"/>
      <w:numFmt w:val="decimal"/>
      <w:pStyle w:val="Cmsor3"/>
      <w:lvlText w:val="%1.%2.%3"/>
      <w:lvlJc w:val="left"/>
      <w:pPr>
        <w:ind w:left="720" w:hanging="720"/>
      </w:pPr>
      <w:rPr>
        <w:rFonts w:hint="default"/>
      </w:rPr>
    </w:lvl>
    <w:lvl w:ilvl="3">
      <w:start w:val="1"/>
      <w:numFmt w:val="decimal"/>
      <w:pStyle w:val="Cmsor4"/>
      <w:lvlText w:val="%1.%2.%3.%4"/>
      <w:lvlJc w:val="left"/>
      <w:pPr>
        <w:ind w:left="864" w:hanging="864"/>
      </w:pPr>
      <w:rPr>
        <w:rFonts w:hint="default"/>
      </w:rPr>
    </w:lvl>
    <w:lvl w:ilvl="4">
      <w:start w:val="1"/>
      <w:numFmt w:val="decimal"/>
      <w:pStyle w:val="Cmsor5"/>
      <w:lvlText w:val="%1.%2.%3.%4.%5"/>
      <w:lvlJc w:val="left"/>
      <w:pPr>
        <w:ind w:left="1008" w:hanging="1008"/>
      </w:pPr>
      <w:rPr>
        <w:rFonts w:hint="default"/>
      </w:rPr>
    </w:lvl>
    <w:lvl w:ilvl="5">
      <w:start w:val="1"/>
      <w:numFmt w:val="decimal"/>
      <w:pStyle w:val="Cmsor6"/>
      <w:lvlText w:val="%1.%2.%3.%4.%5.%6"/>
      <w:lvlJc w:val="left"/>
      <w:pPr>
        <w:ind w:left="1152" w:hanging="1152"/>
      </w:pPr>
      <w:rPr>
        <w:rFonts w:hint="default"/>
      </w:rPr>
    </w:lvl>
    <w:lvl w:ilvl="6">
      <w:start w:val="1"/>
      <w:numFmt w:val="decimal"/>
      <w:pStyle w:val="Cmsor7"/>
      <w:lvlText w:val="%1.%2.%3.%4.%5.%6.%7"/>
      <w:lvlJc w:val="left"/>
      <w:pPr>
        <w:ind w:left="1296" w:hanging="1296"/>
      </w:pPr>
      <w:rPr>
        <w:rFonts w:hint="default"/>
      </w:rPr>
    </w:lvl>
    <w:lvl w:ilvl="7">
      <w:start w:val="1"/>
      <w:numFmt w:val="decimal"/>
      <w:pStyle w:val="Cmsor8"/>
      <w:lvlText w:val="%1.%2.%3.%4.%5.%6.%7.%8"/>
      <w:lvlJc w:val="left"/>
      <w:pPr>
        <w:ind w:left="1440" w:hanging="1440"/>
      </w:pPr>
      <w:rPr>
        <w:rFonts w:hint="default"/>
      </w:rPr>
    </w:lvl>
    <w:lvl w:ilvl="8">
      <w:start w:val="1"/>
      <w:numFmt w:val="decimal"/>
      <w:pStyle w:val="Cmsor9"/>
      <w:lvlText w:val="%1.%2.%3.%4.%5.%6.%7.%8.%9"/>
      <w:lvlJc w:val="left"/>
      <w:pPr>
        <w:ind w:left="1584" w:hanging="1584"/>
      </w:pPr>
      <w:rPr>
        <w:rFonts w:hint="default"/>
      </w:rPr>
    </w:lvl>
  </w:abstractNum>
  <w:abstractNum w:abstractNumId="3" w15:restartNumberingAfterBreak="0">
    <w:nsid w:val="156204AE"/>
    <w:multiLevelType w:val="multilevel"/>
    <w:tmpl w:val="4DE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96713"/>
    <w:multiLevelType w:val="hybridMultilevel"/>
    <w:tmpl w:val="4240268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B7169CC"/>
    <w:multiLevelType w:val="hybridMultilevel"/>
    <w:tmpl w:val="08A04E1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BBF1424"/>
    <w:multiLevelType w:val="hybridMultilevel"/>
    <w:tmpl w:val="BDA017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2123773F"/>
    <w:multiLevelType w:val="hybridMultilevel"/>
    <w:tmpl w:val="F69416B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26251707"/>
    <w:multiLevelType w:val="hybridMultilevel"/>
    <w:tmpl w:val="3F36633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2AC32CE8"/>
    <w:multiLevelType w:val="hybridMultilevel"/>
    <w:tmpl w:val="13FAC9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AD608B9"/>
    <w:multiLevelType w:val="hybridMultilevel"/>
    <w:tmpl w:val="803E6C9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32A5247F"/>
    <w:multiLevelType w:val="hybridMultilevel"/>
    <w:tmpl w:val="CD20F3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15664C"/>
    <w:multiLevelType w:val="hybridMultilevel"/>
    <w:tmpl w:val="59047970"/>
    <w:lvl w:ilvl="0" w:tplc="040E0001">
      <w:start w:val="1"/>
      <w:numFmt w:val="bullet"/>
      <w:lvlText w:val=""/>
      <w:lvlJc w:val="left"/>
      <w:pPr>
        <w:ind w:left="2135" w:hanging="360"/>
      </w:pPr>
      <w:rPr>
        <w:rFonts w:ascii="Symbol" w:hAnsi="Symbol" w:hint="default"/>
      </w:rPr>
    </w:lvl>
    <w:lvl w:ilvl="1" w:tplc="040E0003" w:tentative="1">
      <w:start w:val="1"/>
      <w:numFmt w:val="bullet"/>
      <w:lvlText w:val="o"/>
      <w:lvlJc w:val="left"/>
      <w:pPr>
        <w:ind w:left="2855" w:hanging="360"/>
      </w:pPr>
      <w:rPr>
        <w:rFonts w:ascii="Courier New" w:hAnsi="Courier New" w:cs="Courier New" w:hint="default"/>
      </w:rPr>
    </w:lvl>
    <w:lvl w:ilvl="2" w:tplc="040E0005" w:tentative="1">
      <w:start w:val="1"/>
      <w:numFmt w:val="bullet"/>
      <w:lvlText w:val=""/>
      <w:lvlJc w:val="left"/>
      <w:pPr>
        <w:ind w:left="3575" w:hanging="360"/>
      </w:pPr>
      <w:rPr>
        <w:rFonts w:ascii="Wingdings" w:hAnsi="Wingdings" w:hint="default"/>
      </w:rPr>
    </w:lvl>
    <w:lvl w:ilvl="3" w:tplc="040E0001" w:tentative="1">
      <w:start w:val="1"/>
      <w:numFmt w:val="bullet"/>
      <w:lvlText w:val=""/>
      <w:lvlJc w:val="left"/>
      <w:pPr>
        <w:ind w:left="4295" w:hanging="360"/>
      </w:pPr>
      <w:rPr>
        <w:rFonts w:ascii="Symbol" w:hAnsi="Symbol" w:hint="default"/>
      </w:rPr>
    </w:lvl>
    <w:lvl w:ilvl="4" w:tplc="040E0003" w:tentative="1">
      <w:start w:val="1"/>
      <w:numFmt w:val="bullet"/>
      <w:lvlText w:val="o"/>
      <w:lvlJc w:val="left"/>
      <w:pPr>
        <w:ind w:left="5015" w:hanging="360"/>
      </w:pPr>
      <w:rPr>
        <w:rFonts w:ascii="Courier New" w:hAnsi="Courier New" w:cs="Courier New" w:hint="default"/>
      </w:rPr>
    </w:lvl>
    <w:lvl w:ilvl="5" w:tplc="040E0005" w:tentative="1">
      <w:start w:val="1"/>
      <w:numFmt w:val="bullet"/>
      <w:lvlText w:val=""/>
      <w:lvlJc w:val="left"/>
      <w:pPr>
        <w:ind w:left="5735" w:hanging="360"/>
      </w:pPr>
      <w:rPr>
        <w:rFonts w:ascii="Wingdings" w:hAnsi="Wingdings" w:hint="default"/>
      </w:rPr>
    </w:lvl>
    <w:lvl w:ilvl="6" w:tplc="040E0001" w:tentative="1">
      <w:start w:val="1"/>
      <w:numFmt w:val="bullet"/>
      <w:lvlText w:val=""/>
      <w:lvlJc w:val="left"/>
      <w:pPr>
        <w:ind w:left="6455" w:hanging="360"/>
      </w:pPr>
      <w:rPr>
        <w:rFonts w:ascii="Symbol" w:hAnsi="Symbol" w:hint="default"/>
      </w:rPr>
    </w:lvl>
    <w:lvl w:ilvl="7" w:tplc="040E0003" w:tentative="1">
      <w:start w:val="1"/>
      <w:numFmt w:val="bullet"/>
      <w:lvlText w:val="o"/>
      <w:lvlJc w:val="left"/>
      <w:pPr>
        <w:ind w:left="7175" w:hanging="360"/>
      </w:pPr>
      <w:rPr>
        <w:rFonts w:ascii="Courier New" w:hAnsi="Courier New" w:cs="Courier New" w:hint="default"/>
      </w:rPr>
    </w:lvl>
    <w:lvl w:ilvl="8" w:tplc="040E0005" w:tentative="1">
      <w:start w:val="1"/>
      <w:numFmt w:val="bullet"/>
      <w:lvlText w:val=""/>
      <w:lvlJc w:val="left"/>
      <w:pPr>
        <w:ind w:left="7895" w:hanging="360"/>
      </w:pPr>
      <w:rPr>
        <w:rFonts w:ascii="Wingdings" w:hAnsi="Wingdings" w:hint="default"/>
      </w:rPr>
    </w:lvl>
  </w:abstractNum>
  <w:abstractNum w:abstractNumId="13" w15:restartNumberingAfterBreak="0">
    <w:nsid w:val="465900BD"/>
    <w:multiLevelType w:val="hybridMultilevel"/>
    <w:tmpl w:val="A1A22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B9854CC"/>
    <w:multiLevelType w:val="hybridMultilevel"/>
    <w:tmpl w:val="A27CE3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1376CA9"/>
    <w:multiLevelType w:val="multilevel"/>
    <w:tmpl w:val="ADC4A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F86ADD"/>
    <w:multiLevelType w:val="hybridMultilevel"/>
    <w:tmpl w:val="E80E15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55B846EC"/>
    <w:multiLevelType w:val="hybridMultilevel"/>
    <w:tmpl w:val="17E61B10"/>
    <w:lvl w:ilvl="0" w:tplc="040E0011">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5C1B4977"/>
    <w:multiLevelType w:val="hybridMultilevel"/>
    <w:tmpl w:val="5B1462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62801BF4"/>
    <w:multiLevelType w:val="hybridMultilevel"/>
    <w:tmpl w:val="33DCE00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669A6EEE"/>
    <w:multiLevelType w:val="hybridMultilevel"/>
    <w:tmpl w:val="F5F8E9A6"/>
    <w:lvl w:ilvl="0" w:tplc="19066C94">
      <w:start w:val="1"/>
      <w:numFmt w:val="bullet"/>
      <w:lvlText w:val="•"/>
      <w:lvlJc w:val="left"/>
      <w:pPr>
        <w:ind w:left="720" w:hanging="360"/>
      </w:pPr>
    </w:lvl>
    <w:lvl w:ilvl="1" w:tplc="D3D2D32C">
      <w:start w:val="1"/>
      <w:numFmt w:val="bullet"/>
      <w:lvlText w:val="◦"/>
      <w:lvlJc w:val="left"/>
      <w:pPr>
        <w:ind w:left="1440" w:hanging="360"/>
      </w:pPr>
    </w:lvl>
    <w:lvl w:ilvl="2" w:tplc="C4D258E0">
      <w:numFmt w:val="decimal"/>
      <w:lvlText w:val=""/>
      <w:lvlJc w:val="left"/>
      <w:pPr>
        <w:ind w:left="0" w:firstLine="0"/>
      </w:pPr>
    </w:lvl>
    <w:lvl w:ilvl="3" w:tplc="244CF2BC">
      <w:numFmt w:val="decimal"/>
      <w:lvlText w:val=""/>
      <w:lvlJc w:val="left"/>
      <w:pPr>
        <w:ind w:left="0" w:firstLine="0"/>
      </w:pPr>
    </w:lvl>
    <w:lvl w:ilvl="4" w:tplc="D00024C0">
      <w:numFmt w:val="decimal"/>
      <w:lvlText w:val=""/>
      <w:lvlJc w:val="left"/>
      <w:pPr>
        <w:ind w:left="0" w:firstLine="0"/>
      </w:pPr>
    </w:lvl>
    <w:lvl w:ilvl="5" w:tplc="33B892E4">
      <w:numFmt w:val="decimal"/>
      <w:lvlText w:val=""/>
      <w:lvlJc w:val="left"/>
      <w:pPr>
        <w:ind w:left="0" w:firstLine="0"/>
      </w:pPr>
    </w:lvl>
    <w:lvl w:ilvl="6" w:tplc="C602F7D8">
      <w:numFmt w:val="decimal"/>
      <w:lvlText w:val=""/>
      <w:lvlJc w:val="left"/>
      <w:pPr>
        <w:ind w:left="0" w:firstLine="0"/>
      </w:pPr>
    </w:lvl>
    <w:lvl w:ilvl="7" w:tplc="D97015CC">
      <w:numFmt w:val="decimal"/>
      <w:lvlText w:val=""/>
      <w:lvlJc w:val="left"/>
      <w:pPr>
        <w:ind w:left="0" w:firstLine="0"/>
      </w:pPr>
    </w:lvl>
    <w:lvl w:ilvl="8" w:tplc="71F8B880">
      <w:numFmt w:val="decimal"/>
      <w:lvlText w:val=""/>
      <w:lvlJc w:val="left"/>
      <w:pPr>
        <w:ind w:left="0" w:firstLine="0"/>
      </w:pPr>
    </w:lvl>
  </w:abstractNum>
  <w:abstractNum w:abstractNumId="21" w15:restartNumberingAfterBreak="0">
    <w:nsid w:val="68CA653D"/>
    <w:multiLevelType w:val="hybridMultilevel"/>
    <w:tmpl w:val="6532AAEA"/>
    <w:lvl w:ilvl="0" w:tplc="56427EC0">
      <w:start w:val="1"/>
      <w:numFmt w:val="bullet"/>
      <w:lvlText w:val="•"/>
      <w:lvlJc w:val="left"/>
      <w:pPr>
        <w:ind w:left="720" w:hanging="360"/>
      </w:pPr>
    </w:lvl>
    <w:lvl w:ilvl="1" w:tplc="EB34DD16">
      <w:start w:val="1"/>
      <w:numFmt w:val="bullet"/>
      <w:lvlText w:val="◦"/>
      <w:lvlJc w:val="left"/>
      <w:pPr>
        <w:ind w:left="1440" w:hanging="360"/>
      </w:pPr>
    </w:lvl>
    <w:lvl w:ilvl="2" w:tplc="5970ABE8">
      <w:numFmt w:val="decimal"/>
      <w:lvlText w:val=""/>
      <w:lvlJc w:val="left"/>
    </w:lvl>
    <w:lvl w:ilvl="3" w:tplc="8C2885FC">
      <w:numFmt w:val="decimal"/>
      <w:lvlText w:val=""/>
      <w:lvlJc w:val="left"/>
    </w:lvl>
    <w:lvl w:ilvl="4" w:tplc="976A63A2">
      <w:numFmt w:val="decimal"/>
      <w:lvlText w:val=""/>
      <w:lvlJc w:val="left"/>
    </w:lvl>
    <w:lvl w:ilvl="5" w:tplc="B4387ABE">
      <w:numFmt w:val="decimal"/>
      <w:lvlText w:val=""/>
      <w:lvlJc w:val="left"/>
    </w:lvl>
    <w:lvl w:ilvl="6" w:tplc="467EBCDE">
      <w:numFmt w:val="decimal"/>
      <w:lvlText w:val=""/>
      <w:lvlJc w:val="left"/>
    </w:lvl>
    <w:lvl w:ilvl="7" w:tplc="1E14378C">
      <w:numFmt w:val="decimal"/>
      <w:lvlText w:val=""/>
      <w:lvlJc w:val="left"/>
    </w:lvl>
    <w:lvl w:ilvl="8" w:tplc="4CD04736">
      <w:numFmt w:val="decimal"/>
      <w:lvlText w:val=""/>
      <w:lvlJc w:val="left"/>
    </w:lvl>
  </w:abstractNum>
  <w:abstractNum w:abstractNumId="22" w15:restartNumberingAfterBreak="0">
    <w:nsid w:val="7D1F5AFC"/>
    <w:multiLevelType w:val="hybridMultilevel"/>
    <w:tmpl w:val="9D126A16"/>
    <w:lvl w:ilvl="0" w:tplc="2C1C9782">
      <w:start w:val="1"/>
      <w:numFmt w:val="bullet"/>
      <w:lvlText w:val="•"/>
      <w:lvlJc w:val="left"/>
      <w:pPr>
        <w:ind w:left="720" w:hanging="360"/>
      </w:pPr>
    </w:lvl>
    <w:lvl w:ilvl="1" w:tplc="BF22EC56">
      <w:start w:val="1"/>
      <w:numFmt w:val="bullet"/>
      <w:lvlText w:val="◦"/>
      <w:lvlJc w:val="left"/>
      <w:pPr>
        <w:ind w:left="1440" w:hanging="360"/>
      </w:pPr>
    </w:lvl>
    <w:lvl w:ilvl="2" w:tplc="53347AD4">
      <w:numFmt w:val="decimal"/>
      <w:lvlText w:val=""/>
      <w:lvlJc w:val="left"/>
    </w:lvl>
    <w:lvl w:ilvl="3" w:tplc="AA540494">
      <w:numFmt w:val="decimal"/>
      <w:lvlText w:val=""/>
      <w:lvlJc w:val="left"/>
    </w:lvl>
    <w:lvl w:ilvl="4" w:tplc="FD009030">
      <w:numFmt w:val="decimal"/>
      <w:lvlText w:val=""/>
      <w:lvlJc w:val="left"/>
    </w:lvl>
    <w:lvl w:ilvl="5" w:tplc="2D8A64D2">
      <w:numFmt w:val="decimal"/>
      <w:lvlText w:val=""/>
      <w:lvlJc w:val="left"/>
    </w:lvl>
    <w:lvl w:ilvl="6" w:tplc="3EEC53FA">
      <w:numFmt w:val="decimal"/>
      <w:lvlText w:val=""/>
      <w:lvlJc w:val="left"/>
    </w:lvl>
    <w:lvl w:ilvl="7" w:tplc="FD961B80">
      <w:numFmt w:val="decimal"/>
      <w:lvlText w:val=""/>
      <w:lvlJc w:val="left"/>
    </w:lvl>
    <w:lvl w:ilvl="8" w:tplc="7D0EF0A4">
      <w:numFmt w:val="decimal"/>
      <w:lvlText w:val=""/>
      <w:lvlJc w:val="left"/>
    </w:lvl>
  </w:abstractNum>
  <w:num w:numId="1" w16cid:durableId="416748332">
    <w:abstractNumId w:val="15"/>
  </w:num>
  <w:num w:numId="2" w16cid:durableId="401100809">
    <w:abstractNumId w:val="1"/>
  </w:num>
  <w:num w:numId="3" w16cid:durableId="2092657093">
    <w:abstractNumId w:val="19"/>
  </w:num>
  <w:num w:numId="4" w16cid:durableId="1821579006">
    <w:abstractNumId w:val="6"/>
  </w:num>
  <w:num w:numId="5" w16cid:durableId="1071006000">
    <w:abstractNumId w:val="22"/>
    <w:lvlOverride w:ilvl="0">
      <w:startOverride w:val="1"/>
    </w:lvlOverride>
  </w:num>
  <w:num w:numId="6" w16cid:durableId="2065130980">
    <w:abstractNumId w:val="20"/>
    <w:lvlOverride w:ilvl="0"/>
    <w:lvlOverride w:ilvl="1"/>
    <w:lvlOverride w:ilvl="2"/>
    <w:lvlOverride w:ilvl="3"/>
    <w:lvlOverride w:ilvl="4"/>
    <w:lvlOverride w:ilvl="5"/>
    <w:lvlOverride w:ilvl="6"/>
    <w:lvlOverride w:ilvl="7"/>
    <w:lvlOverride w:ilvl="8"/>
  </w:num>
  <w:num w:numId="7" w16cid:durableId="716205914">
    <w:abstractNumId w:val="9"/>
  </w:num>
  <w:num w:numId="8" w16cid:durableId="1230268711">
    <w:abstractNumId w:val="21"/>
    <w:lvlOverride w:ilvl="0">
      <w:startOverride w:val="1"/>
    </w:lvlOverride>
  </w:num>
  <w:num w:numId="9" w16cid:durableId="853422815">
    <w:abstractNumId w:val="13"/>
  </w:num>
  <w:num w:numId="10" w16cid:durableId="1937472816">
    <w:abstractNumId w:val="18"/>
  </w:num>
  <w:num w:numId="11" w16cid:durableId="2051033153">
    <w:abstractNumId w:val="10"/>
  </w:num>
  <w:num w:numId="12" w16cid:durableId="1887836184">
    <w:abstractNumId w:val="0"/>
  </w:num>
  <w:num w:numId="13" w16cid:durableId="884605949">
    <w:abstractNumId w:val="12"/>
  </w:num>
  <w:num w:numId="14" w16cid:durableId="2028362274">
    <w:abstractNumId w:val="2"/>
  </w:num>
  <w:num w:numId="15" w16cid:durableId="959578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4001032">
    <w:abstractNumId w:val="17"/>
  </w:num>
  <w:num w:numId="17" w16cid:durableId="579295991">
    <w:abstractNumId w:val="3"/>
  </w:num>
  <w:num w:numId="18" w16cid:durableId="999501100">
    <w:abstractNumId w:val="8"/>
  </w:num>
  <w:num w:numId="19" w16cid:durableId="105543948">
    <w:abstractNumId w:val="7"/>
  </w:num>
  <w:num w:numId="20" w16cid:durableId="625161744">
    <w:abstractNumId w:val="11"/>
  </w:num>
  <w:num w:numId="21" w16cid:durableId="179052587">
    <w:abstractNumId w:val="16"/>
  </w:num>
  <w:num w:numId="22" w16cid:durableId="1505317106">
    <w:abstractNumId w:val="4"/>
  </w:num>
  <w:num w:numId="23" w16cid:durableId="497891762">
    <w:abstractNumId w:val="5"/>
  </w:num>
  <w:num w:numId="24" w16cid:durableId="130477103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rbert Varga">
    <w15:presenceInfo w15:providerId="Windows Live" w15:userId="998f4785941fb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2E"/>
    <w:rsid w:val="00000567"/>
    <w:rsid w:val="00002DE4"/>
    <w:rsid w:val="00007391"/>
    <w:rsid w:val="000078DC"/>
    <w:rsid w:val="00010788"/>
    <w:rsid w:val="000120F6"/>
    <w:rsid w:val="00014729"/>
    <w:rsid w:val="00014F60"/>
    <w:rsid w:val="000172B4"/>
    <w:rsid w:val="00020C5F"/>
    <w:rsid w:val="00021F67"/>
    <w:rsid w:val="00024FDC"/>
    <w:rsid w:val="00027135"/>
    <w:rsid w:val="00031BB8"/>
    <w:rsid w:val="00031BC8"/>
    <w:rsid w:val="00032887"/>
    <w:rsid w:val="00032F62"/>
    <w:rsid w:val="00033503"/>
    <w:rsid w:val="00033949"/>
    <w:rsid w:val="00034B51"/>
    <w:rsid w:val="00034BF8"/>
    <w:rsid w:val="00034E5A"/>
    <w:rsid w:val="00036766"/>
    <w:rsid w:val="00036ADB"/>
    <w:rsid w:val="000372BE"/>
    <w:rsid w:val="0004088B"/>
    <w:rsid w:val="00041D60"/>
    <w:rsid w:val="0004238B"/>
    <w:rsid w:val="00050721"/>
    <w:rsid w:val="00051D77"/>
    <w:rsid w:val="000529EA"/>
    <w:rsid w:val="00052F8D"/>
    <w:rsid w:val="000563EB"/>
    <w:rsid w:val="00056A7D"/>
    <w:rsid w:val="00056AF4"/>
    <w:rsid w:val="00057D94"/>
    <w:rsid w:val="00061AD3"/>
    <w:rsid w:val="00062608"/>
    <w:rsid w:val="00064602"/>
    <w:rsid w:val="00065B65"/>
    <w:rsid w:val="000668A9"/>
    <w:rsid w:val="00070099"/>
    <w:rsid w:val="00070868"/>
    <w:rsid w:val="0007409A"/>
    <w:rsid w:val="0007481D"/>
    <w:rsid w:val="00075069"/>
    <w:rsid w:val="00075A73"/>
    <w:rsid w:val="00077063"/>
    <w:rsid w:val="0008276C"/>
    <w:rsid w:val="000875EA"/>
    <w:rsid w:val="00090E71"/>
    <w:rsid w:val="00090E7A"/>
    <w:rsid w:val="0009180D"/>
    <w:rsid w:val="00093974"/>
    <w:rsid w:val="000939D5"/>
    <w:rsid w:val="0009565D"/>
    <w:rsid w:val="000956BA"/>
    <w:rsid w:val="00095A0D"/>
    <w:rsid w:val="00096088"/>
    <w:rsid w:val="00096100"/>
    <w:rsid w:val="0009732F"/>
    <w:rsid w:val="000A0223"/>
    <w:rsid w:val="000A04F3"/>
    <w:rsid w:val="000A0A74"/>
    <w:rsid w:val="000A16C8"/>
    <w:rsid w:val="000A1D51"/>
    <w:rsid w:val="000A3BF7"/>
    <w:rsid w:val="000A50B0"/>
    <w:rsid w:val="000A530C"/>
    <w:rsid w:val="000A7BF3"/>
    <w:rsid w:val="000B0906"/>
    <w:rsid w:val="000B413D"/>
    <w:rsid w:val="000C0900"/>
    <w:rsid w:val="000C3ECB"/>
    <w:rsid w:val="000C7485"/>
    <w:rsid w:val="000D0C21"/>
    <w:rsid w:val="000D1FC8"/>
    <w:rsid w:val="000D28F3"/>
    <w:rsid w:val="000D3918"/>
    <w:rsid w:val="000D393F"/>
    <w:rsid w:val="000D477F"/>
    <w:rsid w:val="000D55B4"/>
    <w:rsid w:val="000D6585"/>
    <w:rsid w:val="000D79AF"/>
    <w:rsid w:val="000E2CD8"/>
    <w:rsid w:val="000E3473"/>
    <w:rsid w:val="000E363D"/>
    <w:rsid w:val="000E7DBE"/>
    <w:rsid w:val="000F0193"/>
    <w:rsid w:val="000F15BC"/>
    <w:rsid w:val="000F1CDE"/>
    <w:rsid w:val="000F45C9"/>
    <w:rsid w:val="000F54BB"/>
    <w:rsid w:val="000F565A"/>
    <w:rsid w:val="000F7147"/>
    <w:rsid w:val="000F7742"/>
    <w:rsid w:val="00102E8B"/>
    <w:rsid w:val="001039D5"/>
    <w:rsid w:val="00104B85"/>
    <w:rsid w:val="00105F99"/>
    <w:rsid w:val="00105FF8"/>
    <w:rsid w:val="0011112C"/>
    <w:rsid w:val="0011198D"/>
    <w:rsid w:val="00112D53"/>
    <w:rsid w:val="00113DD8"/>
    <w:rsid w:val="001152BE"/>
    <w:rsid w:val="00117C96"/>
    <w:rsid w:val="00117F1B"/>
    <w:rsid w:val="0012080C"/>
    <w:rsid w:val="001209FC"/>
    <w:rsid w:val="001212BD"/>
    <w:rsid w:val="001228B8"/>
    <w:rsid w:val="00123B9B"/>
    <w:rsid w:val="00124AE9"/>
    <w:rsid w:val="00126E56"/>
    <w:rsid w:val="0012707E"/>
    <w:rsid w:val="0012750D"/>
    <w:rsid w:val="001308CC"/>
    <w:rsid w:val="00130F7B"/>
    <w:rsid w:val="00132B5D"/>
    <w:rsid w:val="001360AA"/>
    <w:rsid w:val="00136E93"/>
    <w:rsid w:val="00137382"/>
    <w:rsid w:val="00142DE3"/>
    <w:rsid w:val="001463F1"/>
    <w:rsid w:val="001527BD"/>
    <w:rsid w:val="00154169"/>
    <w:rsid w:val="00156122"/>
    <w:rsid w:val="00157F0E"/>
    <w:rsid w:val="00160D0E"/>
    <w:rsid w:val="0016241A"/>
    <w:rsid w:val="00165E55"/>
    <w:rsid w:val="00167B57"/>
    <w:rsid w:val="0017128F"/>
    <w:rsid w:val="001717EF"/>
    <w:rsid w:val="0017298A"/>
    <w:rsid w:val="00172CA9"/>
    <w:rsid w:val="00172EC4"/>
    <w:rsid w:val="001738A3"/>
    <w:rsid w:val="0017428F"/>
    <w:rsid w:val="00174AAD"/>
    <w:rsid w:val="00175BEC"/>
    <w:rsid w:val="00177090"/>
    <w:rsid w:val="00181749"/>
    <w:rsid w:val="00182A17"/>
    <w:rsid w:val="00182C6F"/>
    <w:rsid w:val="00185581"/>
    <w:rsid w:val="00187C05"/>
    <w:rsid w:val="001905A1"/>
    <w:rsid w:val="001912A9"/>
    <w:rsid w:val="00193692"/>
    <w:rsid w:val="00195B6F"/>
    <w:rsid w:val="00195C8B"/>
    <w:rsid w:val="00195FF0"/>
    <w:rsid w:val="0019746E"/>
    <w:rsid w:val="001B05EB"/>
    <w:rsid w:val="001B1208"/>
    <w:rsid w:val="001B1845"/>
    <w:rsid w:val="001B4073"/>
    <w:rsid w:val="001B4681"/>
    <w:rsid w:val="001B5E76"/>
    <w:rsid w:val="001B6107"/>
    <w:rsid w:val="001B7F87"/>
    <w:rsid w:val="001C1360"/>
    <w:rsid w:val="001C3CBF"/>
    <w:rsid w:val="001C3F70"/>
    <w:rsid w:val="001C4B9D"/>
    <w:rsid w:val="001D083A"/>
    <w:rsid w:val="001D1DCE"/>
    <w:rsid w:val="001D42F1"/>
    <w:rsid w:val="001D43F4"/>
    <w:rsid w:val="001D4A6D"/>
    <w:rsid w:val="001E0056"/>
    <w:rsid w:val="001E05AC"/>
    <w:rsid w:val="001E36F1"/>
    <w:rsid w:val="001E37F6"/>
    <w:rsid w:val="001E434A"/>
    <w:rsid w:val="001E4B4C"/>
    <w:rsid w:val="001E62F5"/>
    <w:rsid w:val="001E662B"/>
    <w:rsid w:val="001F1ACE"/>
    <w:rsid w:val="001F7743"/>
    <w:rsid w:val="001F7D73"/>
    <w:rsid w:val="0020096E"/>
    <w:rsid w:val="00200B12"/>
    <w:rsid w:val="00202518"/>
    <w:rsid w:val="00202F4F"/>
    <w:rsid w:val="0020360E"/>
    <w:rsid w:val="002058BC"/>
    <w:rsid w:val="00207A02"/>
    <w:rsid w:val="0021043E"/>
    <w:rsid w:val="00210673"/>
    <w:rsid w:val="00215356"/>
    <w:rsid w:val="00215A86"/>
    <w:rsid w:val="002162DE"/>
    <w:rsid w:val="00220E4C"/>
    <w:rsid w:val="00221B98"/>
    <w:rsid w:val="00222EED"/>
    <w:rsid w:val="00222FD4"/>
    <w:rsid w:val="00223DB2"/>
    <w:rsid w:val="0023041A"/>
    <w:rsid w:val="00231677"/>
    <w:rsid w:val="0023290D"/>
    <w:rsid w:val="00234F2D"/>
    <w:rsid w:val="0023753B"/>
    <w:rsid w:val="002400CA"/>
    <w:rsid w:val="00242B19"/>
    <w:rsid w:val="002433BC"/>
    <w:rsid w:val="002451DB"/>
    <w:rsid w:val="00245DC0"/>
    <w:rsid w:val="002460B9"/>
    <w:rsid w:val="002470FA"/>
    <w:rsid w:val="00252907"/>
    <w:rsid w:val="002533A2"/>
    <w:rsid w:val="00255659"/>
    <w:rsid w:val="00262AD0"/>
    <w:rsid w:val="00264022"/>
    <w:rsid w:val="00266536"/>
    <w:rsid w:val="002670DE"/>
    <w:rsid w:val="00272EE2"/>
    <w:rsid w:val="00273706"/>
    <w:rsid w:val="002756BB"/>
    <w:rsid w:val="00281525"/>
    <w:rsid w:val="002816B0"/>
    <w:rsid w:val="002821C7"/>
    <w:rsid w:val="002825C1"/>
    <w:rsid w:val="00283B7F"/>
    <w:rsid w:val="00283DD1"/>
    <w:rsid w:val="00284886"/>
    <w:rsid w:val="002858FB"/>
    <w:rsid w:val="00287204"/>
    <w:rsid w:val="0029100A"/>
    <w:rsid w:val="002923D9"/>
    <w:rsid w:val="002931C1"/>
    <w:rsid w:val="002937BB"/>
    <w:rsid w:val="00297FA9"/>
    <w:rsid w:val="002A13CF"/>
    <w:rsid w:val="002A3755"/>
    <w:rsid w:val="002A5041"/>
    <w:rsid w:val="002A64CE"/>
    <w:rsid w:val="002A6511"/>
    <w:rsid w:val="002B0A5D"/>
    <w:rsid w:val="002B2BE5"/>
    <w:rsid w:val="002B3793"/>
    <w:rsid w:val="002C05E3"/>
    <w:rsid w:val="002C183F"/>
    <w:rsid w:val="002C1E3D"/>
    <w:rsid w:val="002C23FB"/>
    <w:rsid w:val="002C3877"/>
    <w:rsid w:val="002C3E1E"/>
    <w:rsid w:val="002C6EF4"/>
    <w:rsid w:val="002C7DDA"/>
    <w:rsid w:val="002D0FCF"/>
    <w:rsid w:val="002D1604"/>
    <w:rsid w:val="002D1983"/>
    <w:rsid w:val="002D22C3"/>
    <w:rsid w:val="002D37B6"/>
    <w:rsid w:val="002D5463"/>
    <w:rsid w:val="002D6059"/>
    <w:rsid w:val="002E0397"/>
    <w:rsid w:val="002E0945"/>
    <w:rsid w:val="002E1093"/>
    <w:rsid w:val="002E190D"/>
    <w:rsid w:val="002E3982"/>
    <w:rsid w:val="002E3A78"/>
    <w:rsid w:val="002E4BB4"/>
    <w:rsid w:val="002F098C"/>
    <w:rsid w:val="002F09A0"/>
    <w:rsid w:val="002F4A7B"/>
    <w:rsid w:val="002F72F9"/>
    <w:rsid w:val="00301ADB"/>
    <w:rsid w:val="003022DB"/>
    <w:rsid w:val="0030377E"/>
    <w:rsid w:val="00303885"/>
    <w:rsid w:val="003042A6"/>
    <w:rsid w:val="00307756"/>
    <w:rsid w:val="003112B5"/>
    <w:rsid w:val="0031163A"/>
    <w:rsid w:val="00312814"/>
    <w:rsid w:val="00316ADE"/>
    <w:rsid w:val="00316EF0"/>
    <w:rsid w:val="0031726A"/>
    <w:rsid w:val="00317CCF"/>
    <w:rsid w:val="00320930"/>
    <w:rsid w:val="003209A1"/>
    <w:rsid w:val="003213B1"/>
    <w:rsid w:val="003249CB"/>
    <w:rsid w:val="0032542F"/>
    <w:rsid w:val="0032601E"/>
    <w:rsid w:val="00326881"/>
    <w:rsid w:val="00326BE2"/>
    <w:rsid w:val="00326FA9"/>
    <w:rsid w:val="00330407"/>
    <w:rsid w:val="003308A6"/>
    <w:rsid w:val="00330E18"/>
    <w:rsid w:val="00331A5C"/>
    <w:rsid w:val="00333359"/>
    <w:rsid w:val="00335E62"/>
    <w:rsid w:val="003404DD"/>
    <w:rsid w:val="00341AFB"/>
    <w:rsid w:val="0034209B"/>
    <w:rsid w:val="00342A6C"/>
    <w:rsid w:val="00342C73"/>
    <w:rsid w:val="00342F09"/>
    <w:rsid w:val="00345285"/>
    <w:rsid w:val="00345540"/>
    <w:rsid w:val="003464E6"/>
    <w:rsid w:val="0034676C"/>
    <w:rsid w:val="00347A8B"/>
    <w:rsid w:val="003516CA"/>
    <w:rsid w:val="003516DE"/>
    <w:rsid w:val="00352FAA"/>
    <w:rsid w:val="00353C5A"/>
    <w:rsid w:val="003548F5"/>
    <w:rsid w:val="003559BC"/>
    <w:rsid w:val="00357923"/>
    <w:rsid w:val="00360BD9"/>
    <w:rsid w:val="00363CEF"/>
    <w:rsid w:val="00367A4B"/>
    <w:rsid w:val="003713D3"/>
    <w:rsid w:val="0037302F"/>
    <w:rsid w:val="003737C4"/>
    <w:rsid w:val="003746D1"/>
    <w:rsid w:val="003761EE"/>
    <w:rsid w:val="00377A70"/>
    <w:rsid w:val="00382360"/>
    <w:rsid w:val="00382960"/>
    <w:rsid w:val="00382FA8"/>
    <w:rsid w:val="003843D9"/>
    <w:rsid w:val="0038783E"/>
    <w:rsid w:val="00387A42"/>
    <w:rsid w:val="00390EE7"/>
    <w:rsid w:val="003924ED"/>
    <w:rsid w:val="00392E4F"/>
    <w:rsid w:val="00396C7F"/>
    <w:rsid w:val="003A10A8"/>
    <w:rsid w:val="003A189E"/>
    <w:rsid w:val="003A2A7D"/>
    <w:rsid w:val="003A2B89"/>
    <w:rsid w:val="003A3E67"/>
    <w:rsid w:val="003A53A0"/>
    <w:rsid w:val="003A6894"/>
    <w:rsid w:val="003B0153"/>
    <w:rsid w:val="003B1C89"/>
    <w:rsid w:val="003B2696"/>
    <w:rsid w:val="003B32D4"/>
    <w:rsid w:val="003B462A"/>
    <w:rsid w:val="003B4AC7"/>
    <w:rsid w:val="003B4BEB"/>
    <w:rsid w:val="003B6AB1"/>
    <w:rsid w:val="003B6D5B"/>
    <w:rsid w:val="003C3002"/>
    <w:rsid w:val="003C364A"/>
    <w:rsid w:val="003C4977"/>
    <w:rsid w:val="003C5EE4"/>
    <w:rsid w:val="003C6E52"/>
    <w:rsid w:val="003D1531"/>
    <w:rsid w:val="003D1704"/>
    <w:rsid w:val="003D1BB8"/>
    <w:rsid w:val="003D1C4F"/>
    <w:rsid w:val="003D1E99"/>
    <w:rsid w:val="003D278B"/>
    <w:rsid w:val="003D2FFC"/>
    <w:rsid w:val="003D4BDA"/>
    <w:rsid w:val="003D4F12"/>
    <w:rsid w:val="003D7F45"/>
    <w:rsid w:val="003E1558"/>
    <w:rsid w:val="003E283E"/>
    <w:rsid w:val="003E44E9"/>
    <w:rsid w:val="003E47BE"/>
    <w:rsid w:val="003E56C3"/>
    <w:rsid w:val="003E6F21"/>
    <w:rsid w:val="003F1261"/>
    <w:rsid w:val="003F174D"/>
    <w:rsid w:val="003F2325"/>
    <w:rsid w:val="003F3150"/>
    <w:rsid w:val="003F345B"/>
    <w:rsid w:val="003F4673"/>
    <w:rsid w:val="003F74B2"/>
    <w:rsid w:val="004007A2"/>
    <w:rsid w:val="00402CB7"/>
    <w:rsid w:val="00402F88"/>
    <w:rsid w:val="00403089"/>
    <w:rsid w:val="00403F7C"/>
    <w:rsid w:val="004060C2"/>
    <w:rsid w:val="004078EE"/>
    <w:rsid w:val="00410166"/>
    <w:rsid w:val="004124B0"/>
    <w:rsid w:val="004124B7"/>
    <w:rsid w:val="00412B03"/>
    <w:rsid w:val="0041346D"/>
    <w:rsid w:val="004159C6"/>
    <w:rsid w:val="00416029"/>
    <w:rsid w:val="0041617C"/>
    <w:rsid w:val="004229A0"/>
    <w:rsid w:val="00422DEC"/>
    <w:rsid w:val="00423424"/>
    <w:rsid w:val="004234EA"/>
    <w:rsid w:val="004239CB"/>
    <w:rsid w:val="00424673"/>
    <w:rsid w:val="004262B3"/>
    <w:rsid w:val="00427034"/>
    <w:rsid w:val="00427DFA"/>
    <w:rsid w:val="00430393"/>
    <w:rsid w:val="00432DF4"/>
    <w:rsid w:val="00432F25"/>
    <w:rsid w:val="004343F1"/>
    <w:rsid w:val="004347F2"/>
    <w:rsid w:val="004350C7"/>
    <w:rsid w:val="00435450"/>
    <w:rsid w:val="00441C77"/>
    <w:rsid w:val="00441FF8"/>
    <w:rsid w:val="00443242"/>
    <w:rsid w:val="00443B8A"/>
    <w:rsid w:val="004443A7"/>
    <w:rsid w:val="0044590F"/>
    <w:rsid w:val="0044721C"/>
    <w:rsid w:val="00447B1D"/>
    <w:rsid w:val="00447C11"/>
    <w:rsid w:val="00447D4E"/>
    <w:rsid w:val="00450967"/>
    <w:rsid w:val="00450A34"/>
    <w:rsid w:val="00451C0C"/>
    <w:rsid w:val="00454499"/>
    <w:rsid w:val="00455BF6"/>
    <w:rsid w:val="0045616C"/>
    <w:rsid w:val="00456D41"/>
    <w:rsid w:val="00461E24"/>
    <w:rsid w:val="0046290B"/>
    <w:rsid w:val="00463219"/>
    <w:rsid w:val="00464C11"/>
    <w:rsid w:val="00465129"/>
    <w:rsid w:val="00465873"/>
    <w:rsid w:val="00465EB3"/>
    <w:rsid w:val="004669E3"/>
    <w:rsid w:val="00470CDC"/>
    <w:rsid w:val="00473391"/>
    <w:rsid w:val="00473EF3"/>
    <w:rsid w:val="004771B7"/>
    <w:rsid w:val="00483382"/>
    <w:rsid w:val="00484EE3"/>
    <w:rsid w:val="00485756"/>
    <w:rsid w:val="00487C6F"/>
    <w:rsid w:val="00493BF4"/>
    <w:rsid w:val="004947AA"/>
    <w:rsid w:val="004949B7"/>
    <w:rsid w:val="00494D28"/>
    <w:rsid w:val="00495C3A"/>
    <w:rsid w:val="00495D52"/>
    <w:rsid w:val="00496759"/>
    <w:rsid w:val="00497A02"/>
    <w:rsid w:val="004A186E"/>
    <w:rsid w:val="004A3AAE"/>
    <w:rsid w:val="004A4D41"/>
    <w:rsid w:val="004A6864"/>
    <w:rsid w:val="004A786F"/>
    <w:rsid w:val="004B1E25"/>
    <w:rsid w:val="004B29B4"/>
    <w:rsid w:val="004B338B"/>
    <w:rsid w:val="004B7A1A"/>
    <w:rsid w:val="004C32A3"/>
    <w:rsid w:val="004C5AA5"/>
    <w:rsid w:val="004C5DE9"/>
    <w:rsid w:val="004C7131"/>
    <w:rsid w:val="004D0E9A"/>
    <w:rsid w:val="004D158C"/>
    <w:rsid w:val="004D341B"/>
    <w:rsid w:val="004D3E2B"/>
    <w:rsid w:val="004D42AF"/>
    <w:rsid w:val="004D4D61"/>
    <w:rsid w:val="004D5585"/>
    <w:rsid w:val="004D65EE"/>
    <w:rsid w:val="004D6611"/>
    <w:rsid w:val="004D7657"/>
    <w:rsid w:val="004D769F"/>
    <w:rsid w:val="004D7A9C"/>
    <w:rsid w:val="004E18CC"/>
    <w:rsid w:val="004E1CAE"/>
    <w:rsid w:val="004E1EDD"/>
    <w:rsid w:val="004E4948"/>
    <w:rsid w:val="004E49BD"/>
    <w:rsid w:val="004E4A85"/>
    <w:rsid w:val="004E57AA"/>
    <w:rsid w:val="004E5901"/>
    <w:rsid w:val="004E6752"/>
    <w:rsid w:val="004E6DF7"/>
    <w:rsid w:val="004E761E"/>
    <w:rsid w:val="004F0ACC"/>
    <w:rsid w:val="004F4B7C"/>
    <w:rsid w:val="004F50A9"/>
    <w:rsid w:val="004F5653"/>
    <w:rsid w:val="004F66DE"/>
    <w:rsid w:val="005005D1"/>
    <w:rsid w:val="00502AAB"/>
    <w:rsid w:val="00504792"/>
    <w:rsid w:val="00506C13"/>
    <w:rsid w:val="00507117"/>
    <w:rsid w:val="0050731A"/>
    <w:rsid w:val="00507677"/>
    <w:rsid w:val="00507988"/>
    <w:rsid w:val="00507E7F"/>
    <w:rsid w:val="00510691"/>
    <w:rsid w:val="005108EB"/>
    <w:rsid w:val="00511F3A"/>
    <w:rsid w:val="00512EAA"/>
    <w:rsid w:val="00512F89"/>
    <w:rsid w:val="00513610"/>
    <w:rsid w:val="00513967"/>
    <w:rsid w:val="00513C7B"/>
    <w:rsid w:val="00514D46"/>
    <w:rsid w:val="00522F21"/>
    <w:rsid w:val="005254B2"/>
    <w:rsid w:val="00525ABD"/>
    <w:rsid w:val="00526EAF"/>
    <w:rsid w:val="005271C5"/>
    <w:rsid w:val="00530188"/>
    <w:rsid w:val="00531FB3"/>
    <w:rsid w:val="00532F6F"/>
    <w:rsid w:val="00536DF3"/>
    <w:rsid w:val="0054425F"/>
    <w:rsid w:val="005449C7"/>
    <w:rsid w:val="0054718A"/>
    <w:rsid w:val="00547CB8"/>
    <w:rsid w:val="00547DCB"/>
    <w:rsid w:val="005538A7"/>
    <w:rsid w:val="005538CA"/>
    <w:rsid w:val="00556B51"/>
    <w:rsid w:val="00556BD5"/>
    <w:rsid w:val="00562B1A"/>
    <w:rsid w:val="005632F9"/>
    <w:rsid w:val="005634FD"/>
    <w:rsid w:val="005635E8"/>
    <w:rsid w:val="00564891"/>
    <w:rsid w:val="005657FC"/>
    <w:rsid w:val="00571EBD"/>
    <w:rsid w:val="00572296"/>
    <w:rsid w:val="00573293"/>
    <w:rsid w:val="00574CDF"/>
    <w:rsid w:val="00574F79"/>
    <w:rsid w:val="005765A7"/>
    <w:rsid w:val="00576E5D"/>
    <w:rsid w:val="00580706"/>
    <w:rsid w:val="00580C7C"/>
    <w:rsid w:val="00582C1E"/>
    <w:rsid w:val="00584CFC"/>
    <w:rsid w:val="00586E7F"/>
    <w:rsid w:val="00591598"/>
    <w:rsid w:val="00591B92"/>
    <w:rsid w:val="00593565"/>
    <w:rsid w:val="0059529E"/>
    <w:rsid w:val="00596DEE"/>
    <w:rsid w:val="005973B7"/>
    <w:rsid w:val="0059790B"/>
    <w:rsid w:val="005A0F5F"/>
    <w:rsid w:val="005A1415"/>
    <w:rsid w:val="005A1A79"/>
    <w:rsid w:val="005A27FD"/>
    <w:rsid w:val="005A3044"/>
    <w:rsid w:val="005A63E9"/>
    <w:rsid w:val="005A77C5"/>
    <w:rsid w:val="005B095E"/>
    <w:rsid w:val="005B3413"/>
    <w:rsid w:val="005B35C7"/>
    <w:rsid w:val="005B360C"/>
    <w:rsid w:val="005B62D2"/>
    <w:rsid w:val="005B6495"/>
    <w:rsid w:val="005B6E52"/>
    <w:rsid w:val="005C0BCB"/>
    <w:rsid w:val="005C1FF5"/>
    <w:rsid w:val="005C42A6"/>
    <w:rsid w:val="005C4B5F"/>
    <w:rsid w:val="005C5DB5"/>
    <w:rsid w:val="005C72C1"/>
    <w:rsid w:val="005D37F5"/>
    <w:rsid w:val="005D39B6"/>
    <w:rsid w:val="005D53BF"/>
    <w:rsid w:val="005E101C"/>
    <w:rsid w:val="005E1097"/>
    <w:rsid w:val="005E13DA"/>
    <w:rsid w:val="005E2FD9"/>
    <w:rsid w:val="005E31D8"/>
    <w:rsid w:val="005E453F"/>
    <w:rsid w:val="005E499A"/>
    <w:rsid w:val="005E4C71"/>
    <w:rsid w:val="005E5A91"/>
    <w:rsid w:val="005E661F"/>
    <w:rsid w:val="005F0C51"/>
    <w:rsid w:val="005F15E2"/>
    <w:rsid w:val="005F1B2F"/>
    <w:rsid w:val="005F3D48"/>
    <w:rsid w:val="005F75AC"/>
    <w:rsid w:val="0060092B"/>
    <w:rsid w:val="00602D51"/>
    <w:rsid w:val="0060520D"/>
    <w:rsid w:val="0061058D"/>
    <w:rsid w:val="00614A03"/>
    <w:rsid w:val="00616A2B"/>
    <w:rsid w:val="00621AD9"/>
    <w:rsid w:val="00622D43"/>
    <w:rsid w:val="0062343B"/>
    <w:rsid w:val="00627791"/>
    <w:rsid w:val="00627C2D"/>
    <w:rsid w:val="00630094"/>
    <w:rsid w:val="006322D1"/>
    <w:rsid w:val="00633552"/>
    <w:rsid w:val="00634867"/>
    <w:rsid w:val="006353DE"/>
    <w:rsid w:val="00636520"/>
    <w:rsid w:val="006373F9"/>
    <w:rsid w:val="00637B17"/>
    <w:rsid w:val="00650655"/>
    <w:rsid w:val="0065194F"/>
    <w:rsid w:val="00651DFC"/>
    <w:rsid w:val="0065351E"/>
    <w:rsid w:val="00657106"/>
    <w:rsid w:val="006615E5"/>
    <w:rsid w:val="00662AA4"/>
    <w:rsid w:val="0066499A"/>
    <w:rsid w:val="00665B2B"/>
    <w:rsid w:val="00667563"/>
    <w:rsid w:val="00671CB4"/>
    <w:rsid w:val="00673855"/>
    <w:rsid w:val="00673AE6"/>
    <w:rsid w:val="00676AA0"/>
    <w:rsid w:val="00676C56"/>
    <w:rsid w:val="006818B4"/>
    <w:rsid w:val="00683192"/>
    <w:rsid w:val="00683FD8"/>
    <w:rsid w:val="00687840"/>
    <w:rsid w:val="00687CB9"/>
    <w:rsid w:val="00691DC2"/>
    <w:rsid w:val="00692299"/>
    <w:rsid w:val="006927A6"/>
    <w:rsid w:val="006944C0"/>
    <w:rsid w:val="006949D8"/>
    <w:rsid w:val="00695229"/>
    <w:rsid w:val="006959F5"/>
    <w:rsid w:val="00697C5C"/>
    <w:rsid w:val="006A2CCF"/>
    <w:rsid w:val="006A2E47"/>
    <w:rsid w:val="006A7E5E"/>
    <w:rsid w:val="006B02B9"/>
    <w:rsid w:val="006B199C"/>
    <w:rsid w:val="006B26A2"/>
    <w:rsid w:val="006B26EC"/>
    <w:rsid w:val="006B65ED"/>
    <w:rsid w:val="006B77D9"/>
    <w:rsid w:val="006C2C18"/>
    <w:rsid w:val="006D0A4D"/>
    <w:rsid w:val="006D1DCA"/>
    <w:rsid w:val="006D267A"/>
    <w:rsid w:val="006D33DF"/>
    <w:rsid w:val="006D357A"/>
    <w:rsid w:val="006D6C29"/>
    <w:rsid w:val="006E0927"/>
    <w:rsid w:val="006E13B9"/>
    <w:rsid w:val="006E1E37"/>
    <w:rsid w:val="006E1EF9"/>
    <w:rsid w:val="006E37A0"/>
    <w:rsid w:val="006E44CF"/>
    <w:rsid w:val="006E73F8"/>
    <w:rsid w:val="006F136E"/>
    <w:rsid w:val="006F28F9"/>
    <w:rsid w:val="006F3DC2"/>
    <w:rsid w:val="006F5830"/>
    <w:rsid w:val="006F64D5"/>
    <w:rsid w:val="006F658A"/>
    <w:rsid w:val="006F67B4"/>
    <w:rsid w:val="006F6E23"/>
    <w:rsid w:val="006F6EFC"/>
    <w:rsid w:val="006F7855"/>
    <w:rsid w:val="00700582"/>
    <w:rsid w:val="0070072D"/>
    <w:rsid w:val="00701160"/>
    <w:rsid w:val="00702D03"/>
    <w:rsid w:val="00703000"/>
    <w:rsid w:val="0070368A"/>
    <w:rsid w:val="007056DC"/>
    <w:rsid w:val="00705835"/>
    <w:rsid w:val="00706350"/>
    <w:rsid w:val="00707070"/>
    <w:rsid w:val="007076E0"/>
    <w:rsid w:val="00707F46"/>
    <w:rsid w:val="00712F56"/>
    <w:rsid w:val="0071456A"/>
    <w:rsid w:val="0071456F"/>
    <w:rsid w:val="0071648E"/>
    <w:rsid w:val="00716B1A"/>
    <w:rsid w:val="007173ED"/>
    <w:rsid w:val="00717C87"/>
    <w:rsid w:val="00717E6A"/>
    <w:rsid w:val="007208CA"/>
    <w:rsid w:val="007209C3"/>
    <w:rsid w:val="00722624"/>
    <w:rsid w:val="00726626"/>
    <w:rsid w:val="0072738D"/>
    <w:rsid w:val="007277A6"/>
    <w:rsid w:val="007303FB"/>
    <w:rsid w:val="0073223A"/>
    <w:rsid w:val="007327C8"/>
    <w:rsid w:val="00732A06"/>
    <w:rsid w:val="007332B5"/>
    <w:rsid w:val="00734428"/>
    <w:rsid w:val="007405E2"/>
    <w:rsid w:val="00740FD8"/>
    <w:rsid w:val="00742088"/>
    <w:rsid w:val="00744A5C"/>
    <w:rsid w:val="00745160"/>
    <w:rsid w:val="00745352"/>
    <w:rsid w:val="007463C8"/>
    <w:rsid w:val="0074651C"/>
    <w:rsid w:val="00746DF9"/>
    <w:rsid w:val="00747469"/>
    <w:rsid w:val="00747905"/>
    <w:rsid w:val="00752313"/>
    <w:rsid w:val="00755744"/>
    <w:rsid w:val="00757617"/>
    <w:rsid w:val="00757BAF"/>
    <w:rsid w:val="00760B36"/>
    <w:rsid w:val="0076277E"/>
    <w:rsid w:val="00762AAE"/>
    <w:rsid w:val="007632C6"/>
    <w:rsid w:val="007637E9"/>
    <w:rsid w:val="00765BD7"/>
    <w:rsid w:val="007679E8"/>
    <w:rsid w:val="00767C14"/>
    <w:rsid w:val="00770021"/>
    <w:rsid w:val="00771804"/>
    <w:rsid w:val="007742CB"/>
    <w:rsid w:val="007755F5"/>
    <w:rsid w:val="00776DBE"/>
    <w:rsid w:val="007819D4"/>
    <w:rsid w:val="00784C86"/>
    <w:rsid w:val="007864FE"/>
    <w:rsid w:val="00786E34"/>
    <w:rsid w:val="00787832"/>
    <w:rsid w:val="0079235D"/>
    <w:rsid w:val="00793EBE"/>
    <w:rsid w:val="0079559B"/>
    <w:rsid w:val="00795F08"/>
    <w:rsid w:val="007A09C0"/>
    <w:rsid w:val="007A4361"/>
    <w:rsid w:val="007A4A7A"/>
    <w:rsid w:val="007A5684"/>
    <w:rsid w:val="007A6D61"/>
    <w:rsid w:val="007A6FAE"/>
    <w:rsid w:val="007B09CD"/>
    <w:rsid w:val="007B0AE7"/>
    <w:rsid w:val="007B2E68"/>
    <w:rsid w:val="007B357A"/>
    <w:rsid w:val="007B3C87"/>
    <w:rsid w:val="007B5EE6"/>
    <w:rsid w:val="007B73E6"/>
    <w:rsid w:val="007B7E57"/>
    <w:rsid w:val="007C0290"/>
    <w:rsid w:val="007C04FA"/>
    <w:rsid w:val="007C1625"/>
    <w:rsid w:val="007C2440"/>
    <w:rsid w:val="007C27D1"/>
    <w:rsid w:val="007C282D"/>
    <w:rsid w:val="007C2F67"/>
    <w:rsid w:val="007C36A0"/>
    <w:rsid w:val="007C4320"/>
    <w:rsid w:val="007C4918"/>
    <w:rsid w:val="007C49B4"/>
    <w:rsid w:val="007C4C45"/>
    <w:rsid w:val="007C6474"/>
    <w:rsid w:val="007C669B"/>
    <w:rsid w:val="007C7EA7"/>
    <w:rsid w:val="007D0035"/>
    <w:rsid w:val="007D003C"/>
    <w:rsid w:val="007D151B"/>
    <w:rsid w:val="007D1694"/>
    <w:rsid w:val="007D2A44"/>
    <w:rsid w:val="007D3403"/>
    <w:rsid w:val="007D4E75"/>
    <w:rsid w:val="007D4FF6"/>
    <w:rsid w:val="007D729D"/>
    <w:rsid w:val="007E3574"/>
    <w:rsid w:val="007E4874"/>
    <w:rsid w:val="007E5C6C"/>
    <w:rsid w:val="007E62D3"/>
    <w:rsid w:val="007E63CD"/>
    <w:rsid w:val="007E6B8C"/>
    <w:rsid w:val="007E762C"/>
    <w:rsid w:val="007E76FF"/>
    <w:rsid w:val="007F0666"/>
    <w:rsid w:val="007F0F2E"/>
    <w:rsid w:val="007F13D9"/>
    <w:rsid w:val="007F29DA"/>
    <w:rsid w:val="007F3A3F"/>
    <w:rsid w:val="007F3DAF"/>
    <w:rsid w:val="0080010B"/>
    <w:rsid w:val="00800A8C"/>
    <w:rsid w:val="00800C69"/>
    <w:rsid w:val="00800DE6"/>
    <w:rsid w:val="008015D6"/>
    <w:rsid w:val="008017CA"/>
    <w:rsid w:val="008019CC"/>
    <w:rsid w:val="008026CA"/>
    <w:rsid w:val="008045FF"/>
    <w:rsid w:val="0080571F"/>
    <w:rsid w:val="008069DC"/>
    <w:rsid w:val="00807D7E"/>
    <w:rsid w:val="0081037B"/>
    <w:rsid w:val="008106A5"/>
    <w:rsid w:val="00810DF7"/>
    <w:rsid w:val="0081178A"/>
    <w:rsid w:val="00812E30"/>
    <w:rsid w:val="00813672"/>
    <w:rsid w:val="00813DE2"/>
    <w:rsid w:val="0081471D"/>
    <w:rsid w:val="00814A70"/>
    <w:rsid w:val="008168E5"/>
    <w:rsid w:val="0081794A"/>
    <w:rsid w:val="00817EE3"/>
    <w:rsid w:val="008204CC"/>
    <w:rsid w:val="00820EAB"/>
    <w:rsid w:val="008215D9"/>
    <w:rsid w:val="00822B22"/>
    <w:rsid w:val="008242EE"/>
    <w:rsid w:val="00824594"/>
    <w:rsid w:val="00824F4E"/>
    <w:rsid w:val="00825081"/>
    <w:rsid w:val="00827571"/>
    <w:rsid w:val="00827BAA"/>
    <w:rsid w:val="008317C2"/>
    <w:rsid w:val="008359CC"/>
    <w:rsid w:val="00835A23"/>
    <w:rsid w:val="00835C66"/>
    <w:rsid w:val="008360AF"/>
    <w:rsid w:val="00836551"/>
    <w:rsid w:val="0083722E"/>
    <w:rsid w:val="008455DF"/>
    <w:rsid w:val="008462ED"/>
    <w:rsid w:val="008463C7"/>
    <w:rsid w:val="0085019B"/>
    <w:rsid w:val="00852F5C"/>
    <w:rsid w:val="0085541A"/>
    <w:rsid w:val="0085734F"/>
    <w:rsid w:val="00857619"/>
    <w:rsid w:val="008577D4"/>
    <w:rsid w:val="0086088C"/>
    <w:rsid w:val="00861489"/>
    <w:rsid w:val="00861BF0"/>
    <w:rsid w:val="00863776"/>
    <w:rsid w:val="00863ACC"/>
    <w:rsid w:val="00864787"/>
    <w:rsid w:val="00866637"/>
    <w:rsid w:val="00867DE8"/>
    <w:rsid w:val="00870A10"/>
    <w:rsid w:val="00873822"/>
    <w:rsid w:val="00874557"/>
    <w:rsid w:val="00874748"/>
    <w:rsid w:val="008768CD"/>
    <w:rsid w:val="00876DA1"/>
    <w:rsid w:val="00877C41"/>
    <w:rsid w:val="00881434"/>
    <w:rsid w:val="008816F1"/>
    <w:rsid w:val="00883BA3"/>
    <w:rsid w:val="00883F31"/>
    <w:rsid w:val="008852D9"/>
    <w:rsid w:val="00886EFB"/>
    <w:rsid w:val="00887DA5"/>
    <w:rsid w:val="00890C4A"/>
    <w:rsid w:val="00891253"/>
    <w:rsid w:val="00891283"/>
    <w:rsid w:val="00891963"/>
    <w:rsid w:val="008923B2"/>
    <w:rsid w:val="00892F58"/>
    <w:rsid w:val="008942C6"/>
    <w:rsid w:val="0089438E"/>
    <w:rsid w:val="00894F35"/>
    <w:rsid w:val="008958C6"/>
    <w:rsid w:val="00897C05"/>
    <w:rsid w:val="008A0349"/>
    <w:rsid w:val="008A15E3"/>
    <w:rsid w:val="008A1708"/>
    <w:rsid w:val="008A1B5E"/>
    <w:rsid w:val="008A1E7B"/>
    <w:rsid w:val="008B0802"/>
    <w:rsid w:val="008B45CC"/>
    <w:rsid w:val="008B4AB1"/>
    <w:rsid w:val="008B6255"/>
    <w:rsid w:val="008B7270"/>
    <w:rsid w:val="008B77D8"/>
    <w:rsid w:val="008C34FD"/>
    <w:rsid w:val="008C3862"/>
    <w:rsid w:val="008C5AEE"/>
    <w:rsid w:val="008C5AFC"/>
    <w:rsid w:val="008C5CD7"/>
    <w:rsid w:val="008C6010"/>
    <w:rsid w:val="008C6899"/>
    <w:rsid w:val="008C6F1B"/>
    <w:rsid w:val="008D4A70"/>
    <w:rsid w:val="008D57F7"/>
    <w:rsid w:val="008D7F9E"/>
    <w:rsid w:val="008E184D"/>
    <w:rsid w:val="008E56A1"/>
    <w:rsid w:val="008E67CD"/>
    <w:rsid w:val="008E6F04"/>
    <w:rsid w:val="008E7D42"/>
    <w:rsid w:val="008F0FA5"/>
    <w:rsid w:val="008F17BB"/>
    <w:rsid w:val="008F3B1D"/>
    <w:rsid w:val="008F5F26"/>
    <w:rsid w:val="008F66F4"/>
    <w:rsid w:val="00901313"/>
    <w:rsid w:val="0090191B"/>
    <w:rsid w:val="00905121"/>
    <w:rsid w:val="00905530"/>
    <w:rsid w:val="009116E3"/>
    <w:rsid w:val="00911E24"/>
    <w:rsid w:val="00912856"/>
    <w:rsid w:val="009129B7"/>
    <w:rsid w:val="00916DE3"/>
    <w:rsid w:val="00926A13"/>
    <w:rsid w:val="00931EE7"/>
    <w:rsid w:val="00933663"/>
    <w:rsid w:val="00933813"/>
    <w:rsid w:val="00934E07"/>
    <w:rsid w:val="00935100"/>
    <w:rsid w:val="009353B1"/>
    <w:rsid w:val="009354FC"/>
    <w:rsid w:val="00935A67"/>
    <w:rsid w:val="009408B1"/>
    <w:rsid w:val="00941218"/>
    <w:rsid w:val="00943FEC"/>
    <w:rsid w:val="0094709D"/>
    <w:rsid w:val="009471F3"/>
    <w:rsid w:val="00947A4F"/>
    <w:rsid w:val="00947F49"/>
    <w:rsid w:val="00950906"/>
    <w:rsid w:val="00950915"/>
    <w:rsid w:val="00952D7C"/>
    <w:rsid w:val="00957196"/>
    <w:rsid w:val="00957CF5"/>
    <w:rsid w:val="009611E0"/>
    <w:rsid w:val="0096209D"/>
    <w:rsid w:val="00962797"/>
    <w:rsid w:val="009628D9"/>
    <w:rsid w:val="0096383D"/>
    <w:rsid w:val="0096535E"/>
    <w:rsid w:val="009657B1"/>
    <w:rsid w:val="00966674"/>
    <w:rsid w:val="00970BF7"/>
    <w:rsid w:val="0097154C"/>
    <w:rsid w:val="0097281D"/>
    <w:rsid w:val="00972E55"/>
    <w:rsid w:val="00973F8A"/>
    <w:rsid w:val="009779C5"/>
    <w:rsid w:val="00980C6A"/>
    <w:rsid w:val="00981C5A"/>
    <w:rsid w:val="00982232"/>
    <w:rsid w:val="00985C91"/>
    <w:rsid w:val="009872F6"/>
    <w:rsid w:val="00992198"/>
    <w:rsid w:val="009934C7"/>
    <w:rsid w:val="00995A22"/>
    <w:rsid w:val="00997A34"/>
    <w:rsid w:val="009A1561"/>
    <w:rsid w:val="009A25DE"/>
    <w:rsid w:val="009A44FF"/>
    <w:rsid w:val="009A678B"/>
    <w:rsid w:val="009B3247"/>
    <w:rsid w:val="009B3FFD"/>
    <w:rsid w:val="009B7F1E"/>
    <w:rsid w:val="009C17D1"/>
    <w:rsid w:val="009C3505"/>
    <w:rsid w:val="009C4649"/>
    <w:rsid w:val="009D0B4F"/>
    <w:rsid w:val="009D3114"/>
    <w:rsid w:val="009D5F89"/>
    <w:rsid w:val="009D75CD"/>
    <w:rsid w:val="009E1DB4"/>
    <w:rsid w:val="009E2513"/>
    <w:rsid w:val="009E2C10"/>
    <w:rsid w:val="009E3A9C"/>
    <w:rsid w:val="009E50C5"/>
    <w:rsid w:val="009E6543"/>
    <w:rsid w:val="009F0C12"/>
    <w:rsid w:val="009F139F"/>
    <w:rsid w:val="009F24A7"/>
    <w:rsid w:val="009F2C34"/>
    <w:rsid w:val="009F3948"/>
    <w:rsid w:val="009F3F58"/>
    <w:rsid w:val="009F4F70"/>
    <w:rsid w:val="009F74D5"/>
    <w:rsid w:val="009F77B6"/>
    <w:rsid w:val="009F7859"/>
    <w:rsid w:val="009F7FAC"/>
    <w:rsid w:val="00A02415"/>
    <w:rsid w:val="00A02BD4"/>
    <w:rsid w:val="00A05224"/>
    <w:rsid w:val="00A05630"/>
    <w:rsid w:val="00A10AC2"/>
    <w:rsid w:val="00A10ACD"/>
    <w:rsid w:val="00A10BA5"/>
    <w:rsid w:val="00A122A6"/>
    <w:rsid w:val="00A12A77"/>
    <w:rsid w:val="00A1507E"/>
    <w:rsid w:val="00A15294"/>
    <w:rsid w:val="00A1647C"/>
    <w:rsid w:val="00A166CB"/>
    <w:rsid w:val="00A174A5"/>
    <w:rsid w:val="00A214B6"/>
    <w:rsid w:val="00A2196E"/>
    <w:rsid w:val="00A2362B"/>
    <w:rsid w:val="00A23A70"/>
    <w:rsid w:val="00A24768"/>
    <w:rsid w:val="00A25F18"/>
    <w:rsid w:val="00A3063C"/>
    <w:rsid w:val="00A32E6E"/>
    <w:rsid w:val="00A331A5"/>
    <w:rsid w:val="00A335C0"/>
    <w:rsid w:val="00A33C2A"/>
    <w:rsid w:val="00A34B61"/>
    <w:rsid w:val="00A36036"/>
    <w:rsid w:val="00A36D82"/>
    <w:rsid w:val="00A376A5"/>
    <w:rsid w:val="00A40409"/>
    <w:rsid w:val="00A40AFB"/>
    <w:rsid w:val="00A435DB"/>
    <w:rsid w:val="00A444C7"/>
    <w:rsid w:val="00A44F79"/>
    <w:rsid w:val="00A451DC"/>
    <w:rsid w:val="00A45DF1"/>
    <w:rsid w:val="00A46143"/>
    <w:rsid w:val="00A46479"/>
    <w:rsid w:val="00A47821"/>
    <w:rsid w:val="00A52737"/>
    <w:rsid w:val="00A53406"/>
    <w:rsid w:val="00A536F2"/>
    <w:rsid w:val="00A53A33"/>
    <w:rsid w:val="00A53C73"/>
    <w:rsid w:val="00A55D5D"/>
    <w:rsid w:val="00A5769D"/>
    <w:rsid w:val="00A60D35"/>
    <w:rsid w:val="00A61F6D"/>
    <w:rsid w:val="00A62641"/>
    <w:rsid w:val="00A62B1F"/>
    <w:rsid w:val="00A6379A"/>
    <w:rsid w:val="00A6645A"/>
    <w:rsid w:val="00A668F1"/>
    <w:rsid w:val="00A70347"/>
    <w:rsid w:val="00A706E8"/>
    <w:rsid w:val="00A71595"/>
    <w:rsid w:val="00A71831"/>
    <w:rsid w:val="00A73E73"/>
    <w:rsid w:val="00A74276"/>
    <w:rsid w:val="00A7499C"/>
    <w:rsid w:val="00A74F67"/>
    <w:rsid w:val="00A75A9E"/>
    <w:rsid w:val="00A75CA3"/>
    <w:rsid w:val="00A76B1D"/>
    <w:rsid w:val="00A77153"/>
    <w:rsid w:val="00A776A8"/>
    <w:rsid w:val="00A8023F"/>
    <w:rsid w:val="00A80B92"/>
    <w:rsid w:val="00A816AB"/>
    <w:rsid w:val="00A81962"/>
    <w:rsid w:val="00A8281A"/>
    <w:rsid w:val="00A8284F"/>
    <w:rsid w:val="00A83789"/>
    <w:rsid w:val="00A85A7D"/>
    <w:rsid w:val="00A85F86"/>
    <w:rsid w:val="00A8708C"/>
    <w:rsid w:val="00A90D71"/>
    <w:rsid w:val="00A93B37"/>
    <w:rsid w:val="00A93BBE"/>
    <w:rsid w:val="00A9690A"/>
    <w:rsid w:val="00A9761B"/>
    <w:rsid w:val="00AA15C6"/>
    <w:rsid w:val="00AA21D5"/>
    <w:rsid w:val="00AA3054"/>
    <w:rsid w:val="00AA330C"/>
    <w:rsid w:val="00AA5C88"/>
    <w:rsid w:val="00AA67BA"/>
    <w:rsid w:val="00AA7CE0"/>
    <w:rsid w:val="00AB0871"/>
    <w:rsid w:val="00AB0FB1"/>
    <w:rsid w:val="00AB2DA4"/>
    <w:rsid w:val="00AB3313"/>
    <w:rsid w:val="00AB33E9"/>
    <w:rsid w:val="00AB38E6"/>
    <w:rsid w:val="00AB6808"/>
    <w:rsid w:val="00AB7A12"/>
    <w:rsid w:val="00AC1438"/>
    <w:rsid w:val="00AC3FE4"/>
    <w:rsid w:val="00AC40D9"/>
    <w:rsid w:val="00AC4407"/>
    <w:rsid w:val="00AC5AD0"/>
    <w:rsid w:val="00AC69C5"/>
    <w:rsid w:val="00AD009E"/>
    <w:rsid w:val="00AD0342"/>
    <w:rsid w:val="00AE128C"/>
    <w:rsid w:val="00AE19B5"/>
    <w:rsid w:val="00AE1C96"/>
    <w:rsid w:val="00AE1FC9"/>
    <w:rsid w:val="00AE285A"/>
    <w:rsid w:val="00AE3A7B"/>
    <w:rsid w:val="00AE3D0F"/>
    <w:rsid w:val="00AF0FDA"/>
    <w:rsid w:val="00AF256C"/>
    <w:rsid w:val="00AF2AB3"/>
    <w:rsid w:val="00AF3BA1"/>
    <w:rsid w:val="00AF5723"/>
    <w:rsid w:val="00AF5B2A"/>
    <w:rsid w:val="00AF659E"/>
    <w:rsid w:val="00AF7951"/>
    <w:rsid w:val="00B01D2B"/>
    <w:rsid w:val="00B01FCC"/>
    <w:rsid w:val="00B0592E"/>
    <w:rsid w:val="00B06724"/>
    <w:rsid w:val="00B07EF5"/>
    <w:rsid w:val="00B11153"/>
    <w:rsid w:val="00B11BAE"/>
    <w:rsid w:val="00B126C4"/>
    <w:rsid w:val="00B14179"/>
    <w:rsid w:val="00B145D6"/>
    <w:rsid w:val="00B153C0"/>
    <w:rsid w:val="00B17499"/>
    <w:rsid w:val="00B17D11"/>
    <w:rsid w:val="00B24FB9"/>
    <w:rsid w:val="00B268B0"/>
    <w:rsid w:val="00B26EA7"/>
    <w:rsid w:val="00B33D96"/>
    <w:rsid w:val="00B34C67"/>
    <w:rsid w:val="00B35142"/>
    <w:rsid w:val="00B36674"/>
    <w:rsid w:val="00B36A5F"/>
    <w:rsid w:val="00B36B7B"/>
    <w:rsid w:val="00B374BB"/>
    <w:rsid w:val="00B375D7"/>
    <w:rsid w:val="00B414C2"/>
    <w:rsid w:val="00B41860"/>
    <w:rsid w:val="00B41B00"/>
    <w:rsid w:val="00B430BE"/>
    <w:rsid w:val="00B436D0"/>
    <w:rsid w:val="00B43CD3"/>
    <w:rsid w:val="00B446C7"/>
    <w:rsid w:val="00B4472C"/>
    <w:rsid w:val="00B45282"/>
    <w:rsid w:val="00B46AF7"/>
    <w:rsid w:val="00B54C78"/>
    <w:rsid w:val="00B56E08"/>
    <w:rsid w:val="00B57923"/>
    <w:rsid w:val="00B60A9F"/>
    <w:rsid w:val="00B60AD8"/>
    <w:rsid w:val="00B6359A"/>
    <w:rsid w:val="00B63E9D"/>
    <w:rsid w:val="00B63F2A"/>
    <w:rsid w:val="00B64086"/>
    <w:rsid w:val="00B64090"/>
    <w:rsid w:val="00B650A4"/>
    <w:rsid w:val="00B669F6"/>
    <w:rsid w:val="00B66C00"/>
    <w:rsid w:val="00B70D28"/>
    <w:rsid w:val="00B71067"/>
    <w:rsid w:val="00B7444C"/>
    <w:rsid w:val="00B74695"/>
    <w:rsid w:val="00B75BC2"/>
    <w:rsid w:val="00B8071C"/>
    <w:rsid w:val="00B810F8"/>
    <w:rsid w:val="00B815A2"/>
    <w:rsid w:val="00B83E20"/>
    <w:rsid w:val="00B840E2"/>
    <w:rsid w:val="00B8414E"/>
    <w:rsid w:val="00B86129"/>
    <w:rsid w:val="00B86F49"/>
    <w:rsid w:val="00B90A38"/>
    <w:rsid w:val="00B92937"/>
    <w:rsid w:val="00B92CEA"/>
    <w:rsid w:val="00BA0710"/>
    <w:rsid w:val="00BA3F37"/>
    <w:rsid w:val="00BA5354"/>
    <w:rsid w:val="00BA6759"/>
    <w:rsid w:val="00BA7285"/>
    <w:rsid w:val="00BA7422"/>
    <w:rsid w:val="00BA79F0"/>
    <w:rsid w:val="00BB0EA4"/>
    <w:rsid w:val="00BB26CC"/>
    <w:rsid w:val="00BB3015"/>
    <w:rsid w:val="00BB32D9"/>
    <w:rsid w:val="00BB3827"/>
    <w:rsid w:val="00BB4B8A"/>
    <w:rsid w:val="00BB4DBA"/>
    <w:rsid w:val="00BB517F"/>
    <w:rsid w:val="00BB7B72"/>
    <w:rsid w:val="00BC2BC9"/>
    <w:rsid w:val="00BC2D75"/>
    <w:rsid w:val="00BC33AF"/>
    <w:rsid w:val="00BC4383"/>
    <w:rsid w:val="00BC5036"/>
    <w:rsid w:val="00BC5E1F"/>
    <w:rsid w:val="00BC7CC7"/>
    <w:rsid w:val="00BD0A9F"/>
    <w:rsid w:val="00BD2E9D"/>
    <w:rsid w:val="00BD6A9E"/>
    <w:rsid w:val="00BE05A6"/>
    <w:rsid w:val="00BE0DD9"/>
    <w:rsid w:val="00BE18D6"/>
    <w:rsid w:val="00BE202B"/>
    <w:rsid w:val="00BE24E3"/>
    <w:rsid w:val="00BE3145"/>
    <w:rsid w:val="00BE31B8"/>
    <w:rsid w:val="00BE4160"/>
    <w:rsid w:val="00BE46B2"/>
    <w:rsid w:val="00BE4A0A"/>
    <w:rsid w:val="00BE5EA1"/>
    <w:rsid w:val="00BE7C8F"/>
    <w:rsid w:val="00BF29C3"/>
    <w:rsid w:val="00BF4A62"/>
    <w:rsid w:val="00BF6D12"/>
    <w:rsid w:val="00BF73E5"/>
    <w:rsid w:val="00BF7DCC"/>
    <w:rsid w:val="00C02C2C"/>
    <w:rsid w:val="00C02E34"/>
    <w:rsid w:val="00C078F0"/>
    <w:rsid w:val="00C0792E"/>
    <w:rsid w:val="00C07AA4"/>
    <w:rsid w:val="00C10FA4"/>
    <w:rsid w:val="00C156C9"/>
    <w:rsid w:val="00C15762"/>
    <w:rsid w:val="00C16D43"/>
    <w:rsid w:val="00C20DE7"/>
    <w:rsid w:val="00C244EA"/>
    <w:rsid w:val="00C25453"/>
    <w:rsid w:val="00C30425"/>
    <w:rsid w:val="00C308AC"/>
    <w:rsid w:val="00C30F7C"/>
    <w:rsid w:val="00C31F30"/>
    <w:rsid w:val="00C3209B"/>
    <w:rsid w:val="00C334D8"/>
    <w:rsid w:val="00C337C5"/>
    <w:rsid w:val="00C33942"/>
    <w:rsid w:val="00C351C5"/>
    <w:rsid w:val="00C35D41"/>
    <w:rsid w:val="00C3774F"/>
    <w:rsid w:val="00C40242"/>
    <w:rsid w:val="00C40534"/>
    <w:rsid w:val="00C40D8E"/>
    <w:rsid w:val="00C4352B"/>
    <w:rsid w:val="00C45169"/>
    <w:rsid w:val="00C500CC"/>
    <w:rsid w:val="00C51AA9"/>
    <w:rsid w:val="00C51BC6"/>
    <w:rsid w:val="00C541E7"/>
    <w:rsid w:val="00C5561C"/>
    <w:rsid w:val="00C61B76"/>
    <w:rsid w:val="00C62167"/>
    <w:rsid w:val="00C632B0"/>
    <w:rsid w:val="00C639FD"/>
    <w:rsid w:val="00C64375"/>
    <w:rsid w:val="00C6491A"/>
    <w:rsid w:val="00C65BFB"/>
    <w:rsid w:val="00C671F3"/>
    <w:rsid w:val="00C71B73"/>
    <w:rsid w:val="00C73F87"/>
    <w:rsid w:val="00C76635"/>
    <w:rsid w:val="00C76C19"/>
    <w:rsid w:val="00C813CA"/>
    <w:rsid w:val="00C84DA0"/>
    <w:rsid w:val="00C84FB7"/>
    <w:rsid w:val="00C8744E"/>
    <w:rsid w:val="00C90252"/>
    <w:rsid w:val="00C92186"/>
    <w:rsid w:val="00C92883"/>
    <w:rsid w:val="00C9403F"/>
    <w:rsid w:val="00C9595D"/>
    <w:rsid w:val="00C96403"/>
    <w:rsid w:val="00C96499"/>
    <w:rsid w:val="00C9756B"/>
    <w:rsid w:val="00CA441B"/>
    <w:rsid w:val="00CA4820"/>
    <w:rsid w:val="00CA4F24"/>
    <w:rsid w:val="00CA5260"/>
    <w:rsid w:val="00CA6D0B"/>
    <w:rsid w:val="00CA6DFC"/>
    <w:rsid w:val="00CA757A"/>
    <w:rsid w:val="00CB10F7"/>
    <w:rsid w:val="00CB3FE6"/>
    <w:rsid w:val="00CB6FF3"/>
    <w:rsid w:val="00CC0E2C"/>
    <w:rsid w:val="00CC2539"/>
    <w:rsid w:val="00CD1693"/>
    <w:rsid w:val="00CD4639"/>
    <w:rsid w:val="00CE0560"/>
    <w:rsid w:val="00CE0F77"/>
    <w:rsid w:val="00CE2D4D"/>
    <w:rsid w:val="00CE64A2"/>
    <w:rsid w:val="00CF04DE"/>
    <w:rsid w:val="00CF1E1B"/>
    <w:rsid w:val="00CF3163"/>
    <w:rsid w:val="00CF3FD0"/>
    <w:rsid w:val="00CF5031"/>
    <w:rsid w:val="00CF5331"/>
    <w:rsid w:val="00CF7617"/>
    <w:rsid w:val="00CF7923"/>
    <w:rsid w:val="00CF7EF7"/>
    <w:rsid w:val="00D01218"/>
    <w:rsid w:val="00D034D0"/>
    <w:rsid w:val="00D06B6F"/>
    <w:rsid w:val="00D06D4F"/>
    <w:rsid w:val="00D07FA0"/>
    <w:rsid w:val="00D12C45"/>
    <w:rsid w:val="00D157EB"/>
    <w:rsid w:val="00D172BE"/>
    <w:rsid w:val="00D210C3"/>
    <w:rsid w:val="00D222FB"/>
    <w:rsid w:val="00D22E9B"/>
    <w:rsid w:val="00D23B0F"/>
    <w:rsid w:val="00D23BA8"/>
    <w:rsid w:val="00D24ED0"/>
    <w:rsid w:val="00D321BE"/>
    <w:rsid w:val="00D35CDD"/>
    <w:rsid w:val="00D4323E"/>
    <w:rsid w:val="00D44BED"/>
    <w:rsid w:val="00D46DF1"/>
    <w:rsid w:val="00D470A2"/>
    <w:rsid w:val="00D47C15"/>
    <w:rsid w:val="00D5025E"/>
    <w:rsid w:val="00D50C53"/>
    <w:rsid w:val="00D535A8"/>
    <w:rsid w:val="00D55A2D"/>
    <w:rsid w:val="00D56239"/>
    <w:rsid w:val="00D571B3"/>
    <w:rsid w:val="00D579A4"/>
    <w:rsid w:val="00D61DF9"/>
    <w:rsid w:val="00D6251D"/>
    <w:rsid w:val="00D63F80"/>
    <w:rsid w:val="00D64488"/>
    <w:rsid w:val="00D66595"/>
    <w:rsid w:val="00D66C36"/>
    <w:rsid w:val="00D67632"/>
    <w:rsid w:val="00D70BC8"/>
    <w:rsid w:val="00D70DD6"/>
    <w:rsid w:val="00D751E6"/>
    <w:rsid w:val="00D77983"/>
    <w:rsid w:val="00D80F87"/>
    <w:rsid w:val="00D82E30"/>
    <w:rsid w:val="00D83FC0"/>
    <w:rsid w:val="00D84D16"/>
    <w:rsid w:val="00D8711F"/>
    <w:rsid w:val="00D8768A"/>
    <w:rsid w:val="00D87F0C"/>
    <w:rsid w:val="00D905CC"/>
    <w:rsid w:val="00D932DC"/>
    <w:rsid w:val="00D94DBE"/>
    <w:rsid w:val="00DA1717"/>
    <w:rsid w:val="00DA1A48"/>
    <w:rsid w:val="00DA3093"/>
    <w:rsid w:val="00DA5BC6"/>
    <w:rsid w:val="00DA61C1"/>
    <w:rsid w:val="00DA6CD7"/>
    <w:rsid w:val="00DA7B17"/>
    <w:rsid w:val="00DB1F53"/>
    <w:rsid w:val="00DB4B45"/>
    <w:rsid w:val="00DB73EB"/>
    <w:rsid w:val="00DC1AC3"/>
    <w:rsid w:val="00DC3B08"/>
    <w:rsid w:val="00DC7176"/>
    <w:rsid w:val="00DD1D27"/>
    <w:rsid w:val="00DD2EBD"/>
    <w:rsid w:val="00DE43E1"/>
    <w:rsid w:val="00DE4AE3"/>
    <w:rsid w:val="00DE57EF"/>
    <w:rsid w:val="00DE6D97"/>
    <w:rsid w:val="00DE6DDC"/>
    <w:rsid w:val="00DE77BC"/>
    <w:rsid w:val="00DF25C9"/>
    <w:rsid w:val="00DF2BE4"/>
    <w:rsid w:val="00DF6BB2"/>
    <w:rsid w:val="00DF75E0"/>
    <w:rsid w:val="00E00ACB"/>
    <w:rsid w:val="00E03381"/>
    <w:rsid w:val="00E03602"/>
    <w:rsid w:val="00E05C1F"/>
    <w:rsid w:val="00E076FC"/>
    <w:rsid w:val="00E07BB2"/>
    <w:rsid w:val="00E11362"/>
    <w:rsid w:val="00E11F22"/>
    <w:rsid w:val="00E122C6"/>
    <w:rsid w:val="00E130EF"/>
    <w:rsid w:val="00E20835"/>
    <w:rsid w:val="00E21432"/>
    <w:rsid w:val="00E2246B"/>
    <w:rsid w:val="00E235EF"/>
    <w:rsid w:val="00E23979"/>
    <w:rsid w:val="00E302B9"/>
    <w:rsid w:val="00E3040E"/>
    <w:rsid w:val="00E3086D"/>
    <w:rsid w:val="00E308D0"/>
    <w:rsid w:val="00E3162D"/>
    <w:rsid w:val="00E31A58"/>
    <w:rsid w:val="00E31DF6"/>
    <w:rsid w:val="00E322AC"/>
    <w:rsid w:val="00E37572"/>
    <w:rsid w:val="00E407EE"/>
    <w:rsid w:val="00E40B51"/>
    <w:rsid w:val="00E41D3E"/>
    <w:rsid w:val="00E43268"/>
    <w:rsid w:val="00E4499C"/>
    <w:rsid w:val="00E4668F"/>
    <w:rsid w:val="00E50583"/>
    <w:rsid w:val="00E51615"/>
    <w:rsid w:val="00E51C48"/>
    <w:rsid w:val="00E525BB"/>
    <w:rsid w:val="00E5359D"/>
    <w:rsid w:val="00E541F1"/>
    <w:rsid w:val="00E54660"/>
    <w:rsid w:val="00E550EE"/>
    <w:rsid w:val="00E6197D"/>
    <w:rsid w:val="00E61AAA"/>
    <w:rsid w:val="00E64865"/>
    <w:rsid w:val="00E64BE2"/>
    <w:rsid w:val="00E702A3"/>
    <w:rsid w:val="00E71FB0"/>
    <w:rsid w:val="00E727B7"/>
    <w:rsid w:val="00E8507B"/>
    <w:rsid w:val="00E868D7"/>
    <w:rsid w:val="00E876B7"/>
    <w:rsid w:val="00E87A60"/>
    <w:rsid w:val="00E9015F"/>
    <w:rsid w:val="00E9030D"/>
    <w:rsid w:val="00E92152"/>
    <w:rsid w:val="00E93989"/>
    <w:rsid w:val="00E93C5E"/>
    <w:rsid w:val="00E9444B"/>
    <w:rsid w:val="00E950F0"/>
    <w:rsid w:val="00E9684A"/>
    <w:rsid w:val="00EA4678"/>
    <w:rsid w:val="00EA4B87"/>
    <w:rsid w:val="00EA72E4"/>
    <w:rsid w:val="00EB07AA"/>
    <w:rsid w:val="00EB38AA"/>
    <w:rsid w:val="00EB5A50"/>
    <w:rsid w:val="00EB5EC0"/>
    <w:rsid w:val="00EB7DC1"/>
    <w:rsid w:val="00EC00BF"/>
    <w:rsid w:val="00EC0F51"/>
    <w:rsid w:val="00EC2757"/>
    <w:rsid w:val="00EC55D3"/>
    <w:rsid w:val="00EC5BC8"/>
    <w:rsid w:val="00EC73E7"/>
    <w:rsid w:val="00ED55D2"/>
    <w:rsid w:val="00ED59CA"/>
    <w:rsid w:val="00EE0D4A"/>
    <w:rsid w:val="00EE508F"/>
    <w:rsid w:val="00EE5FF0"/>
    <w:rsid w:val="00EF0D2E"/>
    <w:rsid w:val="00EF2F99"/>
    <w:rsid w:val="00EF319F"/>
    <w:rsid w:val="00EF4770"/>
    <w:rsid w:val="00EF556B"/>
    <w:rsid w:val="00EF5744"/>
    <w:rsid w:val="00F00F70"/>
    <w:rsid w:val="00F01E08"/>
    <w:rsid w:val="00F025E5"/>
    <w:rsid w:val="00F027F7"/>
    <w:rsid w:val="00F06102"/>
    <w:rsid w:val="00F07412"/>
    <w:rsid w:val="00F10B84"/>
    <w:rsid w:val="00F116D9"/>
    <w:rsid w:val="00F13BF2"/>
    <w:rsid w:val="00F148A0"/>
    <w:rsid w:val="00F15242"/>
    <w:rsid w:val="00F15BCF"/>
    <w:rsid w:val="00F1671A"/>
    <w:rsid w:val="00F17FD1"/>
    <w:rsid w:val="00F20052"/>
    <w:rsid w:val="00F20DAA"/>
    <w:rsid w:val="00F213AD"/>
    <w:rsid w:val="00F2334E"/>
    <w:rsid w:val="00F26526"/>
    <w:rsid w:val="00F26C1D"/>
    <w:rsid w:val="00F26F94"/>
    <w:rsid w:val="00F30490"/>
    <w:rsid w:val="00F33A26"/>
    <w:rsid w:val="00F33C50"/>
    <w:rsid w:val="00F348C5"/>
    <w:rsid w:val="00F34F45"/>
    <w:rsid w:val="00F364AF"/>
    <w:rsid w:val="00F368EC"/>
    <w:rsid w:val="00F40AFB"/>
    <w:rsid w:val="00F42730"/>
    <w:rsid w:val="00F43C45"/>
    <w:rsid w:val="00F43D98"/>
    <w:rsid w:val="00F44510"/>
    <w:rsid w:val="00F450A5"/>
    <w:rsid w:val="00F4564B"/>
    <w:rsid w:val="00F45B17"/>
    <w:rsid w:val="00F46A4F"/>
    <w:rsid w:val="00F51A92"/>
    <w:rsid w:val="00F55B47"/>
    <w:rsid w:val="00F56860"/>
    <w:rsid w:val="00F56F43"/>
    <w:rsid w:val="00F6117A"/>
    <w:rsid w:val="00F61771"/>
    <w:rsid w:val="00F62CD3"/>
    <w:rsid w:val="00F64CC5"/>
    <w:rsid w:val="00F66588"/>
    <w:rsid w:val="00F666A5"/>
    <w:rsid w:val="00F70250"/>
    <w:rsid w:val="00F71369"/>
    <w:rsid w:val="00F73B7C"/>
    <w:rsid w:val="00F76496"/>
    <w:rsid w:val="00F77548"/>
    <w:rsid w:val="00F8010F"/>
    <w:rsid w:val="00F812FC"/>
    <w:rsid w:val="00F81552"/>
    <w:rsid w:val="00F82A86"/>
    <w:rsid w:val="00F83D81"/>
    <w:rsid w:val="00F84551"/>
    <w:rsid w:val="00F903AD"/>
    <w:rsid w:val="00F92BA4"/>
    <w:rsid w:val="00F92E76"/>
    <w:rsid w:val="00F93721"/>
    <w:rsid w:val="00F95FC3"/>
    <w:rsid w:val="00FA193A"/>
    <w:rsid w:val="00FA1C16"/>
    <w:rsid w:val="00FA402E"/>
    <w:rsid w:val="00FA4A1C"/>
    <w:rsid w:val="00FA50C8"/>
    <w:rsid w:val="00FA60E6"/>
    <w:rsid w:val="00FA705C"/>
    <w:rsid w:val="00FA782C"/>
    <w:rsid w:val="00FB0077"/>
    <w:rsid w:val="00FB0DEF"/>
    <w:rsid w:val="00FB426C"/>
    <w:rsid w:val="00FB50D1"/>
    <w:rsid w:val="00FB5CD1"/>
    <w:rsid w:val="00FB6E22"/>
    <w:rsid w:val="00FB6F6E"/>
    <w:rsid w:val="00FC0CAA"/>
    <w:rsid w:val="00FC0EB1"/>
    <w:rsid w:val="00FC21D8"/>
    <w:rsid w:val="00FC2F70"/>
    <w:rsid w:val="00FC3833"/>
    <w:rsid w:val="00FC38DC"/>
    <w:rsid w:val="00FC3940"/>
    <w:rsid w:val="00FC43DD"/>
    <w:rsid w:val="00FC4773"/>
    <w:rsid w:val="00FC4CE4"/>
    <w:rsid w:val="00FC59D9"/>
    <w:rsid w:val="00FC6805"/>
    <w:rsid w:val="00FC777D"/>
    <w:rsid w:val="00FC7F0F"/>
    <w:rsid w:val="00FD1160"/>
    <w:rsid w:val="00FD1AE3"/>
    <w:rsid w:val="00FD3465"/>
    <w:rsid w:val="00FD4FFD"/>
    <w:rsid w:val="00FE06E3"/>
    <w:rsid w:val="00FE349D"/>
    <w:rsid w:val="00FE38D1"/>
    <w:rsid w:val="00FE3CE6"/>
    <w:rsid w:val="00FE7F8F"/>
    <w:rsid w:val="00FF018D"/>
    <w:rsid w:val="00FF0679"/>
    <w:rsid w:val="00FF1AC7"/>
    <w:rsid w:val="00FF22A5"/>
    <w:rsid w:val="00FF26F7"/>
    <w:rsid w:val="00FF2B0E"/>
    <w:rsid w:val="00FF523E"/>
    <w:rsid w:val="00FF6460"/>
    <w:rsid w:val="00FF68BB"/>
    <w:rsid w:val="1B0928D6"/>
    <w:rsid w:val="1E9F7E45"/>
    <w:rsid w:val="2026E3FF"/>
    <w:rsid w:val="2DC940EF"/>
    <w:rsid w:val="3860A361"/>
    <w:rsid w:val="3C2402C9"/>
    <w:rsid w:val="40B9C289"/>
    <w:rsid w:val="4F1FB215"/>
    <w:rsid w:val="57B72C5E"/>
    <w:rsid w:val="645CA66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D0FD4"/>
  <w15:chartTrackingRefBased/>
  <w15:docId w15:val="{4637A0BE-DDF4-4700-A4F9-C835CDB3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C9403F"/>
    <w:pPr>
      <w:keepNext/>
      <w:keepLines/>
      <w:numPr>
        <w:numId w:val="15"/>
      </w:numPr>
      <w:spacing w:before="240" w:after="120"/>
      <w:outlineLvl w:val="0"/>
    </w:pPr>
    <w:rPr>
      <w:rFonts w:ascii="Times New Roman" w:eastAsiaTheme="majorEastAsia" w:hAnsi="Times New Roman" w:cstheme="majorBidi"/>
      <w:sz w:val="40"/>
      <w:szCs w:val="32"/>
    </w:rPr>
  </w:style>
  <w:style w:type="paragraph" w:styleId="Cmsor2">
    <w:name w:val="heading 2"/>
    <w:basedOn w:val="Norml"/>
    <w:next w:val="Norml"/>
    <w:link w:val="Cmsor2Char"/>
    <w:uiPriority w:val="9"/>
    <w:unhideWhenUsed/>
    <w:qFormat/>
    <w:rsid w:val="00C9403F"/>
    <w:pPr>
      <w:keepNext/>
      <w:keepLines/>
      <w:numPr>
        <w:ilvl w:val="1"/>
        <w:numId w:val="15"/>
      </w:numPr>
      <w:spacing w:before="40" w:after="120"/>
      <w:outlineLvl w:val="1"/>
    </w:pPr>
    <w:rPr>
      <w:rFonts w:ascii="Times New Roman" w:eastAsiaTheme="majorEastAsia" w:hAnsi="Times New Roman" w:cstheme="majorBidi"/>
      <w:sz w:val="36"/>
      <w:szCs w:val="26"/>
    </w:rPr>
  </w:style>
  <w:style w:type="paragraph" w:styleId="Cmsor3">
    <w:name w:val="heading 3"/>
    <w:basedOn w:val="Norml"/>
    <w:next w:val="Norml"/>
    <w:link w:val="Cmsor3Char"/>
    <w:uiPriority w:val="9"/>
    <w:unhideWhenUsed/>
    <w:qFormat/>
    <w:rsid w:val="00981C5A"/>
    <w:pPr>
      <w:keepNext/>
      <w:keepLines/>
      <w:numPr>
        <w:ilvl w:val="2"/>
        <w:numId w:val="15"/>
      </w:numPr>
      <w:spacing w:before="40" w:after="240"/>
      <w:outlineLvl w:val="2"/>
    </w:pPr>
    <w:rPr>
      <w:rFonts w:ascii="Times New Roman" w:eastAsiaTheme="majorEastAsia" w:hAnsi="Times New Roman" w:cstheme="majorBidi"/>
      <w:sz w:val="32"/>
      <w:szCs w:val="24"/>
    </w:rPr>
  </w:style>
  <w:style w:type="paragraph" w:styleId="Cmsor4">
    <w:name w:val="heading 4"/>
    <w:basedOn w:val="Norml"/>
    <w:next w:val="Norml"/>
    <w:link w:val="Cmsor4Char"/>
    <w:uiPriority w:val="9"/>
    <w:unhideWhenUsed/>
    <w:qFormat/>
    <w:rsid w:val="00AA67BA"/>
    <w:pPr>
      <w:keepNext/>
      <w:keepLines/>
      <w:numPr>
        <w:ilvl w:val="3"/>
        <w:numId w:val="15"/>
      </w:numPr>
      <w:spacing w:before="40" w:after="240"/>
      <w:outlineLvl w:val="3"/>
    </w:pPr>
    <w:rPr>
      <w:rFonts w:ascii="Times New Roman" w:eastAsiaTheme="majorEastAsia" w:hAnsi="Times New Roman" w:cstheme="majorBidi"/>
      <w:i/>
      <w:iCs/>
      <w:sz w:val="28"/>
    </w:rPr>
  </w:style>
  <w:style w:type="paragraph" w:styleId="Cmsor5">
    <w:name w:val="heading 5"/>
    <w:basedOn w:val="Norml"/>
    <w:next w:val="Norml"/>
    <w:link w:val="Cmsor5Char"/>
    <w:uiPriority w:val="9"/>
    <w:unhideWhenUsed/>
    <w:qFormat/>
    <w:rsid w:val="00A75A9E"/>
    <w:pPr>
      <w:keepNext/>
      <w:keepLines/>
      <w:numPr>
        <w:ilvl w:val="4"/>
        <w:numId w:val="15"/>
      </w:numPr>
      <w:spacing w:before="40" w:after="0"/>
      <w:outlineLvl w:val="4"/>
    </w:pPr>
    <w:rPr>
      <w:rFonts w:ascii="Times New Roman" w:eastAsiaTheme="majorEastAsia" w:hAnsi="Times New Roman" w:cstheme="majorBidi"/>
      <w:sz w:val="26"/>
    </w:rPr>
  </w:style>
  <w:style w:type="paragraph" w:styleId="Cmsor6">
    <w:name w:val="heading 6"/>
    <w:basedOn w:val="Norml"/>
    <w:next w:val="Norml"/>
    <w:link w:val="Cmsor6Char"/>
    <w:uiPriority w:val="9"/>
    <w:semiHidden/>
    <w:unhideWhenUsed/>
    <w:qFormat/>
    <w:rsid w:val="00185581"/>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Cmsor7">
    <w:name w:val="heading 7"/>
    <w:basedOn w:val="Norml"/>
    <w:next w:val="Norml"/>
    <w:link w:val="Cmsor7Char"/>
    <w:uiPriority w:val="9"/>
    <w:semiHidden/>
    <w:unhideWhenUsed/>
    <w:qFormat/>
    <w:rsid w:val="00185581"/>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Cmsor8">
    <w:name w:val="heading 8"/>
    <w:basedOn w:val="Norml"/>
    <w:next w:val="Norml"/>
    <w:link w:val="Cmsor8Char"/>
    <w:uiPriority w:val="9"/>
    <w:semiHidden/>
    <w:unhideWhenUsed/>
    <w:qFormat/>
    <w:rsid w:val="00185581"/>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185581"/>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messagelistitem5126c">
    <w:name w:val="messagelistitem__5126c"/>
    <w:basedOn w:val="Norml"/>
    <w:rsid w:val="00EF0D2E"/>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1Char">
    <w:name w:val="Címsor 1 Char"/>
    <w:basedOn w:val="Bekezdsalapbettpusa"/>
    <w:link w:val="Cmsor1"/>
    <w:uiPriority w:val="9"/>
    <w:rsid w:val="00C9403F"/>
    <w:rPr>
      <w:rFonts w:ascii="Times New Roman" w:eastAsiaTheme="majorEastAsia" w:hAnsi="Times New Roman" w:cstheme="majorBidi"/>
      <w:sz w:val="40"/>
      <w:szCs w:val="32"/>
    </w:rPr>
  </w:style>
  <w:style w:type="character" w:customStyle="1" w:styleId="Cmsor2Char">
    <w:name w:val="Címsor 2 Char"/>
    <w:basedOn w:val="Bekezdsalapbettpusa"/>
    <w:link w:val="Cmsor2"/>
    <w:uiPriority w:val="9"/>
    <w:rsid w:val="00C9403F"/>
    <w:rPr>
      <w:rFonts w:ascii="Times New Roman" w:eastAsiaTheme="majorEastAsia" w:hAnsi="Times New Roman" w:cstheme="majorBidi"/>
      <w:sz w:val="36"/>
      <w:szCs w:val="26"/>
    </w:rPr>
  </w:style>
  <w:style w:type="paragraph" w:styleId="lfej">
    <w:name w:val="header"/>
    <w:basedOn w:val="Norml"/>
    <w:link w:val="lfejChar"/>
    <w:uiPriority w:val="99"/>
    <w:unhideWhenUsed/>
    <w:rsid w:val="001B7F87"/>
    <w:pPr>
      <w:tabs>
        <w:tab w:val="center" w:pos="4536"/>
        <w:tab w:val="right" w:pos="9072"/>
      </w:tabs>
      <w:spacing w:after="0" w:line="240" w:lineRule="auto"/>
    </w:pPr>
  </w:style>
  <w:style w:type="character" w:customStyle="1" w:styleId="lfejChar">
    <w:name w:val="Élőfej Char"/>
    <w:basedOn w:val="Bekezdsalapbettpusa"/>
    <w:link w:val="lfej"/>
    <w:uiPriority w:val="99"/>
    <w:rsid w:val="001B7F87"/>
    <w:rPr>
      <w:noProof/>
    </w:rPr>
  </w:style>
  <w:style w:type="paragraph" w:styleId="llb">
    <w:name w:val="footer"/>
    <w:basedOn w:val="Norml"/>
    <w:link w:val="llbChar"/>
    <w:uiPriority w:val="99"/>
    <w:unhideWhenUsed/>
    <w:rsid w:val="001B7F87"/>
    <w:pPr>
      <w:tabs>
        <w:tab w:val="center" w:pos="4536"/>
        <w:tab w:val="right" w:pos="9072"/>
      </w:tabs>
      <w:spacing w:after="0" w:line="240" w:lineRule="auto"/>
    </w:pPr>
  </w:style>
  <w:style w:type="character" w:customStyle="1" w:styleId="llbChar">
    <w:name w:val="Élőláb Char"/>
    <w:basedOn w:val="Bekezdsalapbettpusa"/>
    <w:link w:val="llb"/>
    <w:uiPriority w:val="99"/>
    <w:rsid w:val="001B7F87"/>
    <w:rPr>
      <w:noProof/>
    </w:rPr>
  </w:style>
  <w:style w:type="paragraph" w:styleId="Tartalomjegyzkcmsora">
    <w:name w:val="TOC Heading"/>
    <w:basedOn w:val="Cmsor1"/>
    <w:next w:val="Norml"/>
    <w:uiPriority w:val="39"/>
    <w:unhideWhenUsed/>
    <w:qFormat/>
    <w:rsid w:val="002931C1"/>
    <w:pPr>
      <w:outlineLvl w:val="9"/>
    </w:pPr>
    <w:rPr>
      <w:lang w:eastAsia="hu-HU"/>
    </w:rPr>
  </w:style>
  <w:style w:type="paragraph" w:styleId="TJ1">
    <w:name w:val="toc 1"/>
    <w:basedOn w:val="Norml"/>
    <w:next w:val="Norml"/>
    <w:autoRedefine/>
    <w:uiPriority w:val="39"/>
    <w:unhideWhenUsed/>
    <w:rsid w:val="002931C1"/>
    <w:pPr>
      <w:spacing w:after="100"/>
    </w:pPr>
  </w:style>
  <w:style w:type="paragraph" w:styleId="TJ2">
    <w:name w:val="toc 2"/>
    <w:basedOn w:val="Norml"/>
    <w:next w:val="Norml"/>
    <w:autoRedefine/>
    <w:uiPriority w:val="39"/>
    <w:unhideWhenUsed/>
    <w:rsid w:val="002931C1"/>
    <w:pPr>
      <w:spacing w:after="100"/>
      <w:ind w:left="220"/>
    </w:pPr>
  </w:style>
  <w:style w:type="character" w:styleId="Hiperhivatkozs">
    <w:name w:val="Hyperlink"/>
    <w:basedOn w:val="Bekezdsalapbettpusa"/>
    <w:uiPriority w:val="99"/>
    <w:unhideWhenUsed/>
    <w:rsid w:val="002931C1"/>
    <w:rPr>
      <w:color w:val="0563C1" w:themeColor="hyperlink"/>
      <w:u w:val="single"/>
    </w:rPr>
  </w:style>
  <w:style w:type="paragraph" w:styleId="Cm">
    <w:name w:val="Title"/>
    <w:basedOn w:val="Norml"/>
    <w:next w:val="Norml"/>
    <w:link w:val="CmChar"/>
    <w:uiPriority w:val="10"/>
    <w:qFormat/>
    <w:rsid w:val="004159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159C6"/>
    <w:rPr>
      <w:rFonts w:asciiTheme="majorHAnsi" w:eastAsiaTheme="majorEastAsia" w:hAnsiTheme="majorHAnsi" w:cstheme="majorBidi"/>
      <w:noProof/>
      <w:spacing w:val="-10"/>
      <w:kern w:val="28"/>
      <w:sz w:val="56"/>
      <w:szCs w:val="56"/>
    </w:rPr>
  </w:style>
  <w:style w:type="character" w:styleId="Knyvcme">
    <w:name w:val="Book Title"/>
    <w:basedOn w:val="Bekezdsalapbettpusa"/>
    <w:uiPriority w:val="33"/>
    <w:qFormat/>
    <w:rsid w:val="00E130EF"/>
    <w:rPr>
      <w:b/>
      <w:bCs/>
      <w:i/>
      <w:iCs/>
      <w:spacing w:val="5"/>
    </w:rPr>
  </w:style>
  <w:style w:type="paragraph" w:styleId="Nincstrkz">
    <w:name w:val="No Spacing"/>
    <w:link w:val="NincstrkzChar"/>
    <w:uiPriority w:val="1"/>
    <w:qFormat/>
    <w:rsid w:val="003A3E67"/>
    <w:pPr>
      <w:spacing w:after="0" w:line="240" w:lineRule="auto"/>
    </w:pPr>
    <w:rPr>
      <w:rFonts w:eastAsiaTheme="minorEastAsia"/>
      <w:lang w:eastAsia="hu-HU"/>
    </w:rPr>
  </w:style>
  <w:style w:type="character" w:customStyle="1" w:styleId="NincstrkzChar">
    <w:name w:val="Nincs térköz Char"/>
    <w:basedOn w:val="Bekezdsalapbettpusa"/>
    <w:link w:val="Nincstrkz"/>
    <w:uiPriority w:val="1"/>
    <w:rsid w:val="003A3E67"/>
    <w:rPr>
      <w:rFonts w:eastAsiaTheme="minorEastAsia"/>
      <w:lang w:eastAsia="hu-HU"/>
    </w:rPr>
  </w:style>
  <w:style w:type="character" w:customStyle="1" w:styleId="Cmsor3Char">
    <w:name w:val="Címsor 3 Char"/>
    <w:basedOn w:val="Bekezdsalapbettpusa"/>
    <w:link w:val="Cmsor3"/>
    <w:uiPriority w:val="9"/>
    <w:rsid w:val="00981C5A"/>
    <w:rPr>
      <w:rFonts w:ascii="Times New Roman" w:eastAsiaTheme="majorEastAsia" w:hAnsi="Times New Roman" w:cstheme="majorBidi"/>
      <w:sz w:val="32"/>
      <w:szCs w:val="24"/>
    </w:rPr>
  </w:style>
  <w:style w:type="paragraph" w:styleId="TJ3">
    <w:name w:val="toc 3"/>
    <w:basedOn w:val="Norml"/>
    <w:next w:val="Norml"/>
    <w:autoRedefine/>
    <w:uiPriority w:val="39"/>
    <w:unhideWhenUsed/>
    <w:rsid w:val="004D42AF"/>
    <w:pPr>
      <w:spacing w:after="100"/>
      <w:ind w:left="440"/>
    </w:pPr>
  </w:style>
  <w:style w:type="paragraph" w:styleId="Kpalrs">
    <w:name w:val="caption"/>
    <w:basedOn w:val="Norml"/>
    <w:next w:val="Norml"/>
    <w:uiPriority w:val="35"/>
    <w:unhideWhenUsed/>
    <w:qFormat/>
    <w:rsid w:val="005F3D48"/>
    <w:pPr>
      <w:spacing w:after="200" w:line="240" w:lineRule="auto"/>
    </w:pPr>
    <w:rPr>
      <w:i/>
      <w:iCs/>
      <w:color w:val="44546A" w:themeColor="text2"/>
      <w:sz w:val="18"/>
      <w:szCs w:val="18"/>
    </w:rPr>
  </w:style>
  <w:style w:type="paragraph" w:styleId="Buborkszveg">
    <w:name w:val="Balloon Text"/>
    <w:basedOn w:val="Norml"/>
    <w:link w:val="BuborkszvegChar"/>
    <w:uiPriority w:val="99"/>
    <w:semiHidden/>
    <w:unhideWhenUsed/>
    <w:rsid w:val="00185581"/>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185581"/>
    <w:rPr>
      <w:rFonts w:ascii="Segoe UI" w:hAnsi="Segoe UI" w:cs="Segoe UI"/>
      <w:noProof/>
      <w:sz w:val="18"/>
      <w:szCs w:val="18"/>
    </w:rPr>
  </w:style>
  <w:style w:type="character" w:customStyle="1" w:styleId="Cmsor4Char">
    <w:name w:val="Címsor 4 Char"/>
    <w:basedOn w:val="Bekezdsalapbettpusa"/>
    <w:link w:val="Cmsor4"/>
    <w:uiPriority w:val="9"/>
    <w:rsid w:val="00AA67BA"/>
    <w:rPr>
      <w:rFonts w:ascii="Times New Roman" w:eastAsiaTheme="majorEastAsia" w:hAnsi="Times New Roman" w:cstheme="majorBidi"/>
      <w:i/>
      <w:iCs/>
      <w:sz w:val="28"/>
    </w:rPr>
  </w:style>
  <w:style w:type="character" w:customStyle="1" w:styleId="Cmsor5Char">
    <w:name w:val="Címsor 5 Char"/>
    <w:basedOn w:val="Bekezdsalapbettpusa"/>
    <w:link w:val="Cmsor5"/>
    <w:uiPriority w:val="9"/>
    <w:rsid w:val="00A75A9E"/>
    <w:rPr>
      <w:rFonts w:ascii="Times New Roman" w:eastAsiaTheme="majorEastAsia" w:hAnsi="Times New Roman" w:cstheme="majorBidi"/>
      <w:sz w:val="26"/>
    </w:rPr>
  </w:style>
  <w:style w:type="character" w:customStyle="1" w:styleId="Cmsor6Char">
    <w:name w:val="Címsor 6 Char"/>
    <w:basedOn w:val="Bekezdsalapbettpusa"/>
    <w:link w:val="Cmsor6"/>
    <w:uiPriority w:val="9"/>
    <w:semiHidden/>
    <w:rsid w:val="00185581"/>
    <w:rPr>
      <w:rFonts w:asciiTheme="majorHAnsi" w:eastAsiaTheme="majorEastAsia" w:hAnsiTheme="majorHAnsi" w:cstheme="majorBidi"/>
      <w:color w:val="1F3763" w:themeColor="accent1" w:themeShade="7F"/>
    </w:rPr>
  </w:style>
  <w:style w:type="character" w:customStyle="1" w:styleId="Cmsor7Char">
    <w:name w:val="Címsor 7 Char"/>
    <w:basedOn w:val="Bekezdsalapbettpusa"/>
    <w:link w:val="Cmsor7"/>
    <w:uiPriority w:val="9"/>
    <w:semiHidden/>
    <w:rsid w:val="00185581"/>
    <w:rPr>
      <w:rFonts w:asciiTheme="majorHAnsi" w:eastAsiaTheme="majorEastAsia" w:hAnsiTheme="majorHAnsi" w:cstheme="majorBidi"/>
      <w:i/>
      <w:iCs/>
      <w:color w:val="1F3763" w:themeColor="accent1" w:themeShade="7F"/>
    </w:rPr>
  </w:style>
  <w:style w:type="character" w:customStyle="1" w:styleId="Cmsor8Char">
    <w:name w:val="Címsor 8 Char"/>
    <w:basedOn w:val="Bekezdsalapbettpusa"/>
    <w:link w:val="Cmsor8"/>
    <w:uiPriority w:val="9"/>
    <w:semiHidden/>
    <w:rsid w:val="00185581"/>
    <w:rPr>
      <w:rFonts w:asciiTheme="majorHAnsi" w:eastAsiaTheme="majorEastAsia" w:hAnsiTheme="majorHAnsi" w:cstheme="majorBidi"/>
      <w:color w:val="272727" w:themeColor="text1" w:themeTint="D8"/>
      <w:sz w:val="21"/>
      <w:szCs w:val="21"/>
    </w:rPr>
  </w:style>
  <w:style w:type="character" w:customStyle="1" w:styleId="Cmsor9Char">
    <w:name w:val="Címsor 9 Char"/>
    <w:basedOn w:val="Bekezdsalapbettpusa"/>
    <w:link w:val="Cmsor9"/>
    <w:uiPriority w:val="9"/>
    <w:semiHidden/>
    <w:rsid w:val="00185581"/>
    <w:rPr>
      <w:rFonts w:asciiTheme="majorHAnsi" w:eastAsiaTheme="majorEastAsia" w:hAnsiTheme="majorHAnsi" w:cstheme="majorBidi"/>
      <w:i/>
      <w:iCs/>
      <w:color w:val="272727" w:themeColor="text1" w:themeTint="D8"/>
      <w:sz w:val="21"/>
      <w:szCs w:val="21"/>
    </w:rPr>
  </w:style>
  <w:style w:type="table" w:styleId="Rcsostblzat">
    <w:name w:val="Table Grid"/>
    <w:basedOn w:val="Normltblzat"/>
    <w:uiPriority w:val="39"/>
    <w:rsid w:val="00447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rcsosvilgos">
    <w:name w:val="Grid Table Light"/>
    <w:basedOn w:val="Normltblzat"/>
    <w:uiPriority w:val="40"/>
    <w:rsid w:val="00CF50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blzategyszer1">
    <w:name w:val="Plain Table 1"/>
    <w:basedOn w:val="Normltblzat"/>
    <w:uiPriority w:val="41"/>
    <w:rsid w:val="00CF50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2">
    <w:name w:val="Plain Table 2"/>
    <w:basedOn w:val="Normltblzat"/>
    <w:uiPriority w:val="42"/>
    <w:rsid w:val="00CF503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blzategyszer3">
    <w:name w:val="Plain Table 3"/>
    <w:basedOn w:val="Normltblzat"/>
    <w:uiPriority w:val="43"/>
    <w:rsid w:val="00CF50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blzategyszer4">
    <w:name w:val="Plain Table 4"/>
    <w:basedOn w:val="Normltblzat"/>
    <w:uiPriority w:val="44"/>
    <w:rsid w:val="00CF50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rcsos1vilgos">
    <w:name w:val="Grid Table 1 Light"/>
    <w:basedOn w:val="Normltblzat"/>
    <w:uiPriority w:val="46"/>
    <w:rsid w:val="00CF50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Jegyzethivatkozs">
    <w:name w:val="annotation reference"/>
    <w:basedOn w:val="Bekezdsalapbettpusa"/>
    <w:uiPriority w:val="99"/>
    <w:semiHidden/>
    <w:unhideWhenUsed/>
    <w:rsid w:val="00E03602"/>
    <w:rPr>
      <w:sz w:val="16"/>
      <w:szCs w:val="16"/>
    </w:rPr>
  </w:style>
  <w:style w:type="paragraph" w:styleId="Jegyzetszveg">
    <w:name w:val="annotation text"/>
    <w:basedOn w:val="Norml"/>
    <w:link w:val="JegyzetszvegChar"/>
    <w:uiPriority w:val="99"/>
    <w:unhideWhenUsed/>
    <w:rsid w:val="00E03602"/>
    <w:pPr>
      <w:spacing w:line="240" w:lineRule="auto"/>
    </w:pPr>
    <w:rPr>
      <w:sz w:val="20"/>
      <w:szCs w:val="20"/>
    </w:rPr>
  </w:style>
  <w:style w:type="character" w:customStyle="1" w:styleId="JegyzetszvegChar">
    <w:name w:val="Jegyzetszöveg Char"/>
    <w:basedOn w:val="Bekezdsalapbettpusa"/>
    <w:link w:val="Jegyzetszveg"/>
    <w:uiPriority w:val="99"/>
    <w:rsid w:val="00E03602"/>
    <w:rPr>
      <w:sz w:val="20"/>
      <w:szCs w:val="20"/>
    </w:rPr>
  </w:style>
  <w:style w:type="paragraph" w:styleId="Megjegyzstrgya">
    <w:name w:val="annotation subject"/>
    <w:basedOn w:val="Jegyzetszveg"/>
    <w:next w:val="Jegyzetszveg"/>
    <w:link w:val="MegjegyzstrgyaChar"/>
    <w:uiPriority w:val="99"/>
    <w:semiHidden/>
    <w:unhideWhenUsed/>
    <w:rsid w:val="00E03602"/>
    <w:rPr>
      <w:b/>
      <w:bCs/>
    </w:rPr>
  </w:style>
  <w:style w:type="character" w:customStyle="1" w:styleId="MegjegyzstrgyaChar">
    <w:name w:val="Megjegyzés tárgya Char"/>
    <w:basedOn w:val="JegyzetszvegChar"/>
    <w:link w:val="Megjegyzstrgya"/>
    <w:uiPriority w:val="99"/>
    <w:semiHidden/>
    <w:rsid w:val="00E03602"/>
    <w:rPr>
      <w:b/>
      <w:bCs/>
      <w:sz w:val="20"/>
      <w:szCs w:val="20"/>
    </w:rPr>
  </w:style>
  <w:style w:type="character" w:styleId="Kiemels2">
    <w:name w:val="Strong"/>
    <w:basedOn w:val="Bekezdsalapbettpusa"/>
    <w:uiPriority w:val="22"/>
    <w:qFormat/>
    <w:rsid w:val="0007409A"/>
    <w:rPr>
      <w:b/>
      <w:bCs/>
    </w:rPr>
  </w:style>
  <w:style w:type="character" w:styleId="Kiemels">
    <w:name w:val="Emphasis"/>
    <w:basedOn w:val="Bekezdsalapbettpusa"/>
    <w:uiPriority w:val="20"/>
    <w:qFormat/>
    <w:rsid w:val="0007409A"/>
    <w:rPr>
      <w:i/>
      <w:iCs/>
    </w:rPr>
  </w:style>
  <w:style w:type="character" w:styleId="HTML-kd">
    <w:name w:val="HTML Code"/>
    <w:basedOn w:val="Bekezdsalapbettpusa"/>
    <w:uiPriority w:val="99"/>
    <w:semiHidden/>
    <w:unhideWhenUsed/>
    <w:rsid w:val="0007409A"/>
    <w:rPr>
      <w:rFonts w:ascii="Courier New" w:eastAsia="Times New Roman" w:hAnsi="Courier New" w:cs="Courier New"/>
      <w:sz w:val="20"/>
      <w:szCs w:val="20"/>
    </w:rPr>
  </w:style>
  <w:style w:type="paragraph" w:styleId="Listaszerbekezds">
    <w:name w:val="List Paragraph"/>
    <w:qFormat/>
    <w:rsid w:val="0096209D"/>
    <w:pPr>
      <w:spacing w:after="0" w:line="240" w:lineRule="auto"/>
    </w:pPr>
    <w:rPr>
      <w:rFonts w:ascii="Times New Roman" w:eastAsia="Times New Roman" w:hAnsi="Times New Roman" w:cs="Times New Roman"/>
      <w:sz w:val="24"/>
      <w:szCs w:val="24"/>
      <w:lang w:val="en-GB" w:eastAsia="en-GB"/>
    </w:rPr>
  </w:style>
  <w:style w:type="paragraph" w:styleId="NormlWeb">
    <w:name w:val="Normal (Web)"/>
    <w:basedOn w:val="Norml"/>
    <w:uiPriority w:val="99"/>
    <w:unhideWhenUsed/>
    <w:rsid w:val="000A50B0"/>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brajegyzk">
    <w:name w:val="table of figures"/>
    <w:basedOn w:val="Norml"/>
    <w:next w:val="Norml"/>
    <w:uiPriority w:val="99"/>
    <w:unhideWhenUsed/>
    <w:rsid w:val="00B268B0"/>
    <w:pPr>
      <w:spacing w:after="0"/>
    </w:pPr>
  </w:style>
  <w:style w:type="character" w:styleId="Feloldatlanmegemlts">
    <w:name w:val="Unresolved Mention"/>
    <w:basedOn w:val="Bekezdsalapbettpusa"/>
    <w:uiPriority w:val="99"/>
    <w:semiHidden/>
    <w:unhideWhenUsed/>
    <w:rsid w:val="00B268B0"/>
    <w:rPr>
      <w:color w:val="605E5C"/>
      <w:shd w:val="clear" w:color="auto" w:fill="E1DFDD"/>
    </w:rPr>
  </w:style>
  <w:style w:type="character" w:styleId="Mrltotthiperhivatkozs">
    <w:name w:val="FollowedHyperlink"/>
    <w:basedOn w:val="Bekezdsalapbettpusa"/>
    <w:uiPriority w:val="99"/>
    <w:semiHidden/>
    <w:unhideWhenUsed/>
    <w:rsid w:val="008136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41175">
      <w:bodyDiv w:val="1"/>
      <w:marLeft w:val="0"/>
      <w:marRight w:val="0"/>
      <w:marTop w:val="0"/>
      <w:marBottom w:val="0"/>
      <w:divBdr>
        <w:top w:val="none" w:sz="0" w:space="0" w:color="auto"/>
        <w:left w:val="none" w:sz="0" w:space="0" w:color="auto"/>
        <w:bottom w:val="none" w:sz="0" w:space="0" w:color="auto"/>
        <w:right w:val="none" w:sz="0" w:space="0" w:color="auto"/>
      </w:divBdr>
      <w:divsChild>
        <w:div w:id="866337233">
          <w:marLeft w:val="0"/>
          <w:marRight w:val="0"/>
          <w:marTop w:val="0"/>
          <w:marBottom w:val="0"/>
          <w:divBdr>
            <w:top w:val="none" w:sz="0" w:space="0" w:color="auto"/>
            <w:left w:val="none" w:sz="0" w:space="0" w:color="auto"/>
            <w:bottom w:val="none" w:sz="0" w:space="0" w:color="auto"/>
            <w:right w:val="none" w:sz="0" w:space="0" w:color="auto"/>
          </w:divBdr>
          <w:divsChild>
            <w:div w:id="328599937">
              <w:marLeft w:val="0"/>
              <w:marRight w:val="0"/>
              <w:marTop w:val="0"/>
              <w:marBottom w:val="0"/>
              <w:divBdr>
                <w:top w:val="none" w:sz="0" w:space="0" w:color="auto"/>
                <w:left w:val="none" w:sz="0" w:space="0" w:color="auto"/>
                <w:bottom w:val="none" w:sz="0" w:space="0" w:color="auto"/>
                <w:right w:val="none" w:sz="0" w:space="0" w:color="auto"/>
              </w:divBdr>
            </w:div>
            <w:div w:id="10048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5268">
      <w:bodyDiv w:val="1"/>
      <w:marLeft w:val="0"/>
      <w:marRight w:val="0"/>
      <w:marTop w:val="0"/>
      <w:marBottom w:val="0"/>
      <w:divBdr>
        <w:top w:val="none" w:sz="0" w:space="0" w:color="auto"/>
        <w:left w:val="none" w:sz="0" w:space="0" w:color="auto"/>
        <w:bottom w:val="none" w:sz="0" w:space="0" w:color="auto"/>
        <w:right w:val="none" w:sz="0" w:space="0" w:color="auto"/>
      </w:divBdr>
      <w:divsChild>
        <w:div w:id="72627671">
          <w:marLeft w:val="0"/>
          <w:marRight w:val="0"/>
          <w:marTop w:val="0"/>
          <w:marBottom w:val="0"/>
          <w:divBdr>
            <w:top w:val="none" w:sz="0" w:space="0" w:color="auto"/>
            <w:left w:val="none" w:sz="0" w:space="0" w:color="auto"/>
            <w:bottom w:val="none" w:sz="0" w:space="0" w:color="auto"/>
            <w:right w:val="none" w:sz="0" w:space="0" w:color="auto"/>
          </w:divBdr>
          <w:divsChild>
            <w:div w:id="1062024995">
              <w:marLeft w:val="0"/>
              <w:marRight w:val="0"/>
              <w:marTop w:val="0"/>
              <w:marBottom w:val="0"/>
              <w:divBdr>
                <w:top w:val="none" w:sz="0" w:space="0" w:color="auto"/>
                <w:left w:val="none" w:sz="0" w:space="0" w:color="auto"/>
                <w:bottom w:val="none" w:sz="0" w:space="0" w:color="auto"/>
                <w:right w:val="none" w:sz="0" w:space="0" w:color="auto"/>
              </w:divBdr>
            </w:div>
            <w:div w:id="13176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0139">
      <w:bodyDiv w:val="1"/>
      <w:marLeft w:val="0"/>
      <w:marRight w:val="0"/>
      <w:marTop w:val="0"/>
      <w:marBottom w:val="0"/>
      <w:divBdr>
        <w:top w:val="none" w:sz="0" w:space="0" w:color="auto"/>
        <w:left w:val="none" w:sz="0" w:space="0" w:color="auto"/>
        <w:bottom w:val="none" w:sz="0" w:space="0" w:color="auto"/>
        <w:right w:val="none" w:sz="0" w:space="0" w:color="auto"/>
      </w:divBdr>
      <w:divsChild>
        <w:div w:id="807089493">
          <w:marLeft w:val="0"/>
          <w:marRight w:val="0"/>
          <w:marTop w:val="0"/>
          <w:marBottom w:val="0"/>
          <w:divBdr>
            <w:top w:val="none" w:sz="0" w:space="0" w:color="auto"/>
            <w:left w:val="none" w:sz="0" w:space="0" w:color="auto"/>
            <w:bottom w:val="none" w:sz="0" w:space="0" w:color="auto"/>
            <w:right w:val="none" w:sz="0" w:space="0" w:color="auto"/>
          </w:divBdr>
          <w:divsChild>
            <w:div w:id="178965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3779">
      <w:bodyDiv w:val="1"/>
      <w:marLeft w:val="0"/>
      <w:marRight w:val="0"/>
      <w:marTop w:val="0"/>
      <w:marBottom w:val="0"/>
      <w:divBdr>
        <w:top w:val="none" w:sz="0" w:space="0" w:color="auto"/>
        <w:left w:val="none" w:sz="0" w:space="0" w:color="auto"/>
        <w:bottom w:val="none" w:sz="0" w:space="0" w:color="auto"/>
        <w:right w:val="none" w:sz="0" w:space="0" w:color="auto"/>
      </w:divBdr>
      <w:divsChild>
        <w:div w:id="1088650356">
          <w:marLeft w:val="0"/>
          <w:marRight w:val="0"/>
          <w:marTop w:val="0"/>
          <w:marBottom w:val="0"/>
          <w:divBdr>
            <w:top w:val="none" w:sz="0" w:space="0" w:color="auto"/>
            <w:left w:val="none" w:sz="0" w:space="0" w:color="auto"/>
            <w:bottom w:val="none" w:sz="0" w:space="0" w:color="auto"/>
            <w:right w:val="none" w:sz="0" w:space="0" w:color="auto"/>
          </w:divBdr>
          <w:divsChild>
            <w:div w:id="157380250">
              <w:marLeft w:val="0"/>
              <w:marRight w:val="0"/>
              <w:marTop w:val="0"/>
              <w:marBottom w:val="0"/>
              <w:divBdr>
                <w:top w:val="none" w:sz="0" w:space="0" w:color="auto"/>
                <w:left w:val="none" w:sz="0" w:space="0" w:color="auto"/>
                <w:bottom w:val="none" w:sz="0" w:space="0" w:color="auto"/>
                <w:right w:val="none" w:sz="0" w:space="0" w:color="auto"/>
              </w:divBdr>
            </w:div>
            <w:div w:id="12952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3209">
      <w:bodyDiv w:val="1"/>
      <w:marLeft w:val="0"/>
      <w:marRight w:val="0"/>
      <w:marTop w:val="0"/>
      <w:marBottom w:val="0"/>
      <w:divBdr>
        <w:top w:val="none" w:sz="0" w:space="0" w:color="auto"/>
        <w:left w:val="none" w:sz="0" w:space="0" w:color="auto"/>
        <w:bottom w:val="none" w:sz="0" w:space="0" w:color="auto"/>
        <w:right w:val="none" w:sz="0" w:space="0" w:color="auto"/>
      </w:divBdr>
      <w:divsChild>
        <w:div w:id="854270175">
          <w:marLeft w:val="0"/>
          <w:marRight w:val="0"/>
          <w:marTop w:val="0"/>
          <w:marBottom w:val="0"/>
          <w:divBdr>
            <w:top w:val="none" w:sz="0" w:space="0" w:color="auto"/>
            <w:left w:val="none" w:sz="0" w:space="0" w:color="auto"/>
            <w:bottom w:val="none" w:sz="0" w:space="0" w:color="auto"/>
            <w:right w:val="none" w:sz="0" w:space="0" w:color="auto"/>
          </w:divBdr>
          <w:divsChild>
            <w:div w:id="966620213">
              <w:marLeft w:val="0"/>
              <w:marRight w:val="0"/>
              <w:marTop w:val="0"/>
              <w:marBottom w:val="0"/>
              <w:divBdr>
                <w:top w:val="none" w:sz="0" w:space="0" w:color="auto"/>
                <w:left w:val="none" w:sz="0" w:space="0" w:color="auto"/>
                <w:bottom w:val="none" w:sz="0" w:space="0" w:color="auto"/>
                <w:right w:val="none" w:sz="0" w:space="0" w:color="auto"/>
              </w:divBdr>
            </w:div>
            <w:div w:id="10809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81271">
      <w:bodyDiv w:val="1"/>
      <w:marLeft w:val="0"/>
      <w:marRight w:val="0"/>
      <w:marTop w:val="0"/>
      <w:marBottom w:val="0"/>
      <w:divBdr>
        <w:top w:val="none" w:sz="0" w:space="0" w:color="auto"/>
        <w:left w:val="none" w:sz="0" w:space="0" w:color="auto"/>
        <w:bottom w:val="none" w:sz="0" w:space="0" w:color="auto"/>
        <w:right w:val="none" w:sz="0" w:space="0" w:color="auto"/>
      </w:divBdr>
      <w:divsChild>
        <w:div w:id="371804993">
          <w:marLeft w:val="0"/>
          <w:marRight w:val="0"/>
          <w:marTop w:val="0"/>
          <w:marBottom w:val="0"/>
          <w:divBdr>
            <w:top w:val="none" w:sz="0" w:space="0" w:color="auto"/>
            <w:left w:val="none" w:sz="0" w:space="0" w:color="auto"/>
            <w:bottom w:val="none" w:sz="0" w:space="0" w:color="auto"/>
            <w:right w:val="none" w:sz="0" w:space="0" w:color="auto"/>
          </w:divBdr>
          <w:divsChild>
            <w:div w:id="8583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6434">
      <w:bodyDiv w:val="1"/>
      <w:marLeft w:val="0"/>
      <w:marRight w:val="0"/>
      <w:marTop w:val="0"/>
      <w:marBottom w:val="0"/>
      <w:divBdr>
        <w:top w:val="none" w:sz="0" w:space="0" w:color="auto"/>
        <w:left w:val="none" w:sz="0" w:space="0" w:color="auto"/>
        <w:bottom w:val="none" w:sz="0" w:space="0" w:color="auto"/>
        <w:right w:val="none" w:sz="0" w:space="0" w:color="auto"/>
      </w:divBdr>
    </w:div>
    <w:div w:id="1014695672">
      <w:bodyDiv w:val="1"/>
      <w:marLeft w:val="0"/>
      <w:marRight w:val="0"/>
      <w:marTop w:val="0"/>
      <w:marBottom w:val="0"/>
      <w:divBdr>
        <w:top w:val="none" w:sz="0" w:space="0" w:color="auto"/>
        <w:left w:val="none" w:sz="0" w:space="0" w:color="auto"/>
        <w:bottom w:val="none" w:sz="0" w:space="0" w:color="auto"/>
        <w:right w:val="none" w:sz="0" w:space="0" w:color="auto"/>
      </w:divBdr>
      <w:divsChild>
        <w:div w:id="900097439">
          <w:marLeft w:val="0"/>
          <w:marRight w:val="0"/>
          <w:marTop w:val="0"/>
          <w:marBottom w:val="0"/>
          <w:divBdr>
            <w:top w:val="none" w:sz="0" w:space="0" w:color="auto"/>
            <w:left w:val="none" w:sz="0" w:space="0" w:color="auto"/>
            <w:bottom w:val="none" w:sz="0" w:space="0" w:color="auto"/>
            <w:right w:val="none" w:sz="0" w:space="0" w:color="auto"/>
          </w:divBdr>
          <w:divsChild>
            <w:div w:id="72930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6803">
      <w:bodyDiv w:val="1"/>
      <w:marLeft w:val="0"/>
      <w:marRight w:val="0"/>
      <w:marTop w:val="0"/>
      <w:marBottom w:val="0"/>
      <w:divBdr>
        <w:top w:val="none" w:sz="0" w:space="0" w:color="auto"/>
        <w:left w:val="none" w:sz="0" w:space="0" w:color="auto"/>
        <w:bottom w:val="none" w:sz="0" w:space="0" w:color="auto"/>
        <w:right w:val="none" w:sz="0" w:space="0" w:color="auto"/>
      </w:divBdr>
      <w:divsChild>
        <w:div w:id="564876552">
          <w:marLeft w:val="0"/>
          <w:marRight w:val="0"/>
          <w:marTop w:val="0"/>
          <w:marBottom w:val="0"/>
          <w:divBdr>
            <w:top w:val="none" w:sz="0" w:space="0" w:color="auto"/>
            <w:left w:val="none" w:sz="0" w:space="0" w:color="auto"/>
            <w:bottom w:val="none" w:sz="0" w:space="0" w:color="auto"/>
            <w:right w:val="none" w:sz="0" w:space="0" w:color="auto"/>
          </w:divBdr>
          <w:divsChild>
            <w:div w:id="148449094">
              <w:marLeft w:val="0"/>
              <w:marRight w:val="0"/>
              <w:marTop w:val="0"/>
              <w:marBottom w:val="0"/>
              <w:divBdr>
                <w:top w:val="none" w:sz="0" w:space="0" w:color="auto"/>
                <w:left w:val="none" w:sz="0" w:space="0" w:color="auto"/>
                <w:bottom w:val="none" w:sz="0" w:space="0" w:color="auto"/>
                <w:right w:val="none" w:sz="0" w:space="0" w:color="auto"/>
              </w:divBdr>
            </w:div>
            <w:div w:id="9929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152">
      <w:bodyDiv w:val="1"/>
      <w:marLeft w:val="0"/>
      <w:marRight w:val="0"/>
      <w:marTop w:val="0"/>
      <w:marBottom w:val="0"/>
      <w:divBdr>
        <w:top w:val="none" w:sz="0" w:space="0" w:color="auto"/>
        <w:left w:val="none" w:sz="0" w:space="0" w:color="auto"/>
        <w:bottom w:val="none" w:sz="0" w:space="0" w:color="auto"/>
        <w:right w:val="none" w:sz="0" w:space="0" w:color="auto"/>
      </w:divBdr>
      <w:divsChild>
        <w:div w:id="977762207">
          <w:marLeft w:val="0"/>
          <w:marRight w:val="0"/>
          <w:marTop w:val="0"/>
          <w:marBottom w:val="0"/>
          <w:divBdr>
            <w:top w:val="none" w:sz="0" w:space="0" w:color="auto"/>
            <w:left w:val="none" w:sz="0" w:space="0" w:color="auto"/>
            <w:bottom w:val="none" w:sz="0" w:space="0" w:color="auto"/>
            <w:right w:val="none" w:sz="0" w:space="0" w:color="auto"/>
          </w:divBdr>
          <w:divsChild>
            <w:div w:id="1684823248">
              <w:marLeft w:val="0"/>
              <w:marRight w:val="0"/>
              <w:marTop w:val="0"/>
              <w:marBottom w:val="0"/>
              <w:divBdr>
                <w:top w:val="none" w:sz="0" w:space="0" w:color="auto"/>
                <w:left w:val="none" w:sz="0" w:space="0" w:color="auto"/>
                <w:bottom w:val="none" w:sz="0" w:space="0" w:color="auto"/>
                <w:right w:val="none" w:sz="0" w:space="0" w:color="auto"/>
              </w:divBdr>
              <w:divsChild>
                <w:div w:id="13707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7213">
          <w:marLeft w:val="0"/>
          <w:marRight w:val="0"/>
          <w:marTop w:val="255"/>
          <w:marBottom w:val="0"/>
          <w:divBdr>
            <w:top w:val="none" w:sz="0" w:space="0" w:color="auto"/>
            <w:left w:val="none" w:sz="0" w:space="0" w:color="auto"/>
            <w:bottom w:val="none" w:sz="0" w:space="0" w:color="auto"/>
            <w:right w:val="none" w:sz="0" w:space="0" w:color="auto"/>
          </w:divBdr>
          <w:divsChild>
            <w:div w:id="1385451163">
              <w:marLeft w:val="0"/>
              <w:marRight w:val="0"/>
              <w:marTop w:val="0"/>
              <w:marBottom w:val="0"/>
              <w:divBdr>
                <w:top w:val="none" w:sz="0" w:space="0" w:color="auto"/>
                <w:left w:val="none" w:sz="0" w:space="0" w:color="auto"/>
                <w:bottom w:val="none" w:sz="0" w:space="0" w:color="auto"/>
                <w:right w:val="none" w:sz="0" w:space="0" w:color="auto"/>
              </w:divBdr>
              <w:divsChild>
                <w:div w:id="2544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863310">
      <w:bodyDiv w:val="1"/>
      <w:marLeft w:val="0"/>
      <w:marRight w:val="0"/>
      <w:marTop w:val="0"/>
      <w:marBottom w:val="0"/>
      <w:divBdr>
        <w:top w:val="none" w:sz="0" w:space="0" w:color="auto"/>
        <w:left w:val="none" w:sz="0" w:space="0" w:color="auto"/>
        <w:bottom w:val="none" w:sz="0" w:space="0" w:color="auto"/>
        <w:right w:val="none" w:sz="0" w:space="0" w:color="auto"/>
      </w:divBdr>
    </w:div>
    <w:div w:id="1320157335">
      <w:bodyDiv w:val="1"/>
      <w:marLeft w:val="0"/>
      <w:marRight w:val="0"/>
      <w:marTop w:val="0"/>
      <w:marBottom w:val="0"/>
      <w:divBdr>
        <w:top w:val="none" w:sz="0" w:space="0" w:color="auto"/>
        <w:left w:val="none" w:sz="0" w:space="0" w:color="auto"/>
        <w:bottom w:val="none" w:sz="0" w:space="0" w:color="auto"/>
        <w:right w:val="none" w:sz="0" w:space="0" w:color="auto"/>
      </w:divBdr>
      <w:divsChild>
        <w:div w:id="1869833709">
          <w:marLeft w:val="0"/>
          <w:marRight w:val="0"/>
          <w:marTop w:val="0"/>
          <w:marBottom w:val="0"/>
          <w:divBdr>
            <w:top w:val="none" w:sz="0" w:space="0" w:color="auto"/>
            <w:left w:val="none" w:sz="0" w:space="0" w:color="auto"/>
            <w:bottom w:val="none" w:sz="0" w:space="0" w:color="auto"/>
            <w:right w:val="none" w:sz="0" w:space="0" w:color="auto"/>
          </w:divBdr>
          <w:divsChild>
            <w:div w:id="1419642606">
              <w:marLeft w:val="0"/>
              <w:marRight w:val="0"/>
              <w:marTop w:val="0"/>
              <w:marBottom w:val="0"/>
              <w:divBdr>
                <w:top w:val="none" w:sz="0" w:space="0" w:color="auto"/>
                <w:left w:val="none" w:sz="0" w:space="0" w:color="auto"/>
                <w:bottom w:val="none" w:sz="0" w:space="0" w:color="auto"/>
                <w:right w:val="none" w:sz="0" w:space="0" w:color="auto"/>
              </w:divBdr>
            </w:div>
            <w:div w:id="166115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9597">
      <w:bodyDiv w:val="1"/>
      <w:marLeft w:val="0"/>
      <w:marRight w:val="0"/>
      <w:marTop w:val="0"/>
      <w:marBottom w:val="0"/>
      <w:divBdr>
        <w:top w:val="none" w:sz="0" w:space="0" w:color="auto"/>
        <w:left w:val="none" w:sz="0" w:space="0" w:color="auto"/>
        <w:bottom w:val="none" w:sz="0" w:space="0" w:color="auto"/>
        <w:right w:val="none" w:sz="0" w:space="0" w:color="auto"/>
      </w:divBdr>
      <w:divsChild>
        <w:div w:id="1339386276">
          <w:marLeft w:val="0"/>
          <w:marRight w:val="0"/>
          <w:marTop w:val="0"/>
          <w:marBottom w:val="0"/>
          <w:divBdr>
            <w:top w:val="none" w:sz="0" w:space="0" w:color="auto"/>
            <w:left w:val="none" w:sz="0" w:space="0" w:color="auto"/>
            <w:bottom w:val="none" w:sz="0" w:space="0" w:color="auto"/>
            <w:right w:val="none" w:sz="0" w:space="0" w:color="auto"/>
          </w:divBdr>
          <w:divsChild>
            <w:div w:id="36341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0622">
      <w:bodyDiv w:val="1"/>
      <w:marLeft w:val="0"/>
      <w:marRight w:val="0"/>
      <w:marTop w:val="0"/>
      <w:marBottom w:val="0"/>
      <w:divBdr>
        <w:top w:val="none" w:sz="0" w:space="0" w:color="auto"/>
        <w:left w:val="none" w:sz="0" w:space="0" w:color="auto"/>
        <w:bottom w:val="none" w:sz="0" w:space="0" w:color="auto"/>
        <w:right w:val="none" w:sz="0" w:space="0" w:color="auto"/>
      </w:divBdr>
    </w:div>
    <w:div w:id="1874923030">
      <w:bodyDiv w:val="1"/>
      <w:marLeft w:val="0"/>
      <w:marRight w:val="0"/>
      <w:marTop w:val="0"/>
      <w:marBottom w:val="0"/>
      <w:divBdr>
        <w:top w:val="none" w:sz="0" w:space="0" w:color="auto"/>
        <w:left w:val="none" w:sz="0" w:space="0" w:color="auto"/>
        <w:bottom w:val="none" w:sz="0" w:space="0" w:color="auto"/>
        <w:right w:val="none" w:sz="0" w:space="0" w:color="auto"/>
      </w:divBdr>
    </w:div>
    <w:div w:id="1906646619">
      <w:bodyDiv w:val="1"/>
      <w:marLeft w:val="0"/>
      <w:marRight w:val="0"/>
      <w:marTop w:val="0"/>
      <w:marBottom w:val="0"/>
      <w:divBdr>
        <w:top w:val="none" w:sz="0" w:space="0" w:color="auto"/>
        <w:left w:val="none" w:sz="0" w:space="0" w:color="auto"/>
        <w:bottom w:val="none" w:sz="0" w:space="0" w:color="auto"/>
        <w:right w:val="none" w:sz="0" w:space="0" w:color="auto"/>
      </w:divBdr>
      <w:divsChild>
        <w:div w:id="1647467192">
          <w:marLeft w:val="0"/>
          <w:marRight w:val="0"/>
          <w:marTop w:val="0"/>
          <w:marBottom w:val="0"/>
          <w:divBdr>
            <w:top w:val="none" w:sz="0" w:space="0" w:color="auto"/>
            <w:left w:val="none" w:sz="0" w:space="0" w:color="auto"/>
            <w:bottom w:val="none" w:sz="0" w:space="0" w:color="auto"/>
            <w:right w:val="none" w:sz="0" w:space="0" w:color="auto"/>
          </w:divBdr>
          <w:divsChild>
            <w:div w:id="14712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4376">
      <w:bodyDiv w:val="1"/>
      <w:marLeft w:val="0"/>
      <w:marRight w:val="0"/>
      <w:marTop w:val="0"/>
      <w:marBottom w:val="0"/>
      <w:divBdr>
        <w:top w:val="none" w:sz="0" w:space="0" w:color="auto"/>
        <w:left w:val="none" w:sz="0" w:space="0" w:color="auto"/>
        <w:bottom w:val="none" w:sz="0" w:space="0" w:color="auto"/>
        <w:right w:val="none" w:sz="0" w:space="0" w:color="auto"/>
      </w:divBdr>
      <w:divsChild>
        <w:div w:id="1540433432">
          <w:marLeft w:val="0"/>
          <w:marRight w:val="0"/>
          <w:marTop w:val="0"/>
          <w:marBottom w:val="0"/>
          <w:divBdr>
            <w:top w:val="none" w:sz="0" w:space="0" w:color="auto"/>
            <w:left w:val="none" w:sz="0" w:space="0" w:color="auto"/>
            <w:bottom w:val="none" w:sz="0" w:space="0" w:color="auto"/>
            <w:right w:val="none" w:sz="0" w:space="0" w:color="auto"/>
          </w:divBdr>
          <w:divsChild>
            <w:div w:id="33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20602">
      <w:bodyDiv w:val="1"/>
      <w:marLeft w:val="0"/>
      <w:marRight w:val="0"/>
      <w:marTop w:val="0"/>
      <w:marBottom w:val="0"/>
      <w:divBdr>
        <w:top w:val="none" w:sz="0" w:space="0" w:color="auto"/>
        <w:left w:val="none" w:sz="0" w:space="0" w:color="auto"/>
        <w:bottom w:val="none" w:sz="0" w:space="0" w:color="auto"/>
        <w:right w:val="none" w:sz="0" w:space="0" w:color="auto"/>
      </w:divBdr>
      <w:divsChild>
        <w:div w:id="235869302">
          <w:marLeft w:val="0"/>
          <w:marRight w:val="0"/>
          <w:marTop w:val="0"/>
          <w:marBottom w:val="0"/>
          <w:divBdr>
            <w:top w:val="none" w:sz="0" w:space="0" w:color="auto"/>
            <w:left w:val="none" w:sz="0" w:space="0" w:color="auto"/>
            <w:bottom w:val="none" w:sz="0" w:space="0" w:color="auto"/>
            <w:right w:val="none" w:sz="0" w:space="0" w:color="auto"/>
          </w:divBdr>
          <w:divsChild>
            <w:div w:id="1529102981">
              <w:marLeft w:val="0"/>
              <w:marRight w:val="0"/>
              <w:marTop w:val="0"/>
              <w:marBottom w:val="0"/>
              <w:divBdr>
                <w:top w:val="none" w:sz="0" w:space="0" w:color="auto"/>
                <w:left w:val="none" w:sz="0" w:space="0" w:color="auto"/>
                <w:bottom w:val="none" w:sz="0" w:space="0" w:color="auto"/>
                <w:right w:val="none" w:sz="0" w:space="0" w:color="auto"/>
              </w:divBdr>
            </w:div>
            <w:div w:id="15400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2369">
      <w:bodyDiv w:val="1"/>
      <w:marLeft w:val="0"/>
      <w:marRight w:val="0"/>
      <w:marTop w:val="0"/>
      <w:marBottom w:val="0"/>
      <w:divBdr>
        <w:top w:val="none" w:sz="0" w:space="0" w:color="auto"/>
        <w:left w:val="none" w:sz="0" w:space="0" w:color="auto"/>
        <w:bottom w:val="none" w:sz="0" w:space="0" w:color="auto"/>
        <w:right w:val="none" w:sz="0" w:space="0" w:color="auto"/>
      </w:divBdr>
      <w:divsChild>
        <w:div w:id="1319380881">
          <w:marLeft w:val="0"/>
          <w:marRight w:val="0"/>
          <w:marTop w:val="0"/>
          <w:marBottom w:val="0"/>
          <w:divBdr>
            <w:top w:val="none" w:sz="0" w:space="0" w:color="auto"/>
            <w:left w:val="none" w:sz="0" w:space="0" w:color="auto"/>
            <w:bottom w:val="none" w:sz="0" w:space="0" w:color="auto"/>
            <w:right w:val="none" w:sz="0" w:space="0" w:color="auto"/>
          </w:divBdr>
          <w:divsChild>
            <w:div w:id="213806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s://www.scratchapixel.com/lessons/mathematics-physics-for-computer-graphics/geometry/transforming-points-and-vectors.html" TargetMode="External"/><Relationship Id="rId21" Type="http://schemas.openxmlformats.org/officeDocument/2006/relationships/comments" Target="comments.xml"/><Relationship Id="rId34" Type="http://schemas.openxmlformats.org/officeDocument/2006/relationships/hyperlink" Target="https://www.scratchapixel.com/lessons/3d-basic-rendering/3d-viewing-pinhole-camera/how-pinhole-camera-works-part-1.html" TargetMode="External"/><Relationship Id="rId42" Type="http://schemas.openxmlformats.org/officeDocument/2006/relationships/hyperlink" Target="https://www.i18next.com/overview/getting-start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18/08/relationships/commentsExtensible" Target="commentsExtensible.xml"/><Relationship Id="rId32" Type="http://schemas.openxmlformats.org/officeDocument/2006/relationships/image" Target="media/image17.png"/><Relationship Id="rId37" Type="http://schemas.openxmlformats.org/officeDocument/2006/relationships/hyperlink" Target="https://www.scratchapixel.com/lessons/mathematics-physics-for-computer-graphics/geometry/how-does-matrix-work-part-1.html" TargetMode="External"/><Relationship Id="rId40" Type="http://schemas.openxmlformats.org/officeDocument/2006/relationships/hyperlink" Target="https://www.scratchapixel.com/lessons/mathematics-physics-for-computer-graphics/geometry/points-vectors-and-normals.html"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6/09/relationships/commentsIds" Target="commentsIds.xml"/><Relationship Id="rId28" Type="http://schemas.openxmlformats.org/officeDocument/2006/relationships/image" Target="media/image13.png"/><Relationship Id="rId36" Type="http://schemas.openxmlformats.org/officeDocument/2006/relationships/hyperlink" Target="https://www.scratchapixel.com/lessons/mathematics-physics-for-computer-graphics/geometry/matrices.html" TargetMode="Externa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microsoft.com/office/2011/relationships/commentsExtended" Target="commentsExtended.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scratchapixel.com/lessons/3d-basic-rendering/perspective-and-orthographic-projection-matrix/orthographic-projection-matrix.html" TargetMode="External"/><Relationship Id="rId43"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www.scratchapixel.com/lessons/3d-basic-rendering/perspective-and-orthographic-projection-matrix/opengl-perspective-projection-matrix.html" TargetMode="External"/><Relationship Id="rId38" Type="http://schemas.openxmlformats.org/officeDocument/2006/relationships/hyperlink" Target="https://www.scratchapixel.com/lessons/mathematics-physics-for-computer-graphics/geometry/how-does-matrix-work-part-2.html"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www.npmjs.com/package/bcryp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BD6B5-25B5-4EAA-957E-2378F82F3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7478</Words>
  <Characters>51604</Characters>
  <Application>Microsoft Office Word</Application>
  <DocSecurity>0</DocSecurity>
  <Lines>430</Lines>
  <Paragraphs>117</Paragraphs>
  <ScaleCrop>false</ScaleCrop>
  <Company/>
  <LinksUpToDate>false</LinksUpToDate>
  <CharactersWithSpaces>58965</CharactersWithSpaces>
  <SharedDoc>false</SharedDoc>
  <HLinks>
    <vt:vector size="546" baseType="variant">
      <vt:variant>
        <vt:i4>262153</vt:i4>
      </vt:variant>
      <vt:variant>
        <vt:i4>555</vt:i4>
      </vt:variant>
      <vt:variant>
        <vt:i4>0</vt:i4>
      </vt:variant>
      <vt:variant>
        <vt:i4>5</vt:i4>
      </vt:variant>
      <vt:variant>
        <vt:lpwstr>https://www.i18next.com/overview/getting-started</vt:lpwstr>
      </vt:variant>
      <vt:variant>
        <vt:lpwstr/>
      </vt:variant>
      <vt:variant>
        <vt:i4>1048649</vt:i4>
      </vt:variant>
      <vt:variant>
        <vt:i4>552</vt:i4>
      </vt:variant>
      <vt:variant>
        <vt:i4>0</vt:i4>
      </vt:variant>
      <vt:variant>
        <vt:i4>5</vt:i4>
      </vt:variant>
      <vt:variant>
        <vt:lpwstr>https://www.npmjs.com/package/bcrypt</vt:lpwstr>
      </vt:variant>
      <vt:variant>
        <vt:lpwstr/>
      </vt:variant>
      <vt:variant>
        <vt:i4>2031706</vt:i4>
      </vt:variant>
      <vt:variant>
        <vt:i4>549</vt:i4>
      </vt:variant>
      <vt:variant>
        <vt:i4>0</vt:i4>
      </vt:variant>
      <vt:variant>
        <vt:i4>5</vt:i4>
      </vt:variant>
      <vt:variant>
        <vt:lpwstr>https://www.scratchapixel.com/lessons/mathematics-physics-for-computer-graphics/geometry/points-vectors-and-normals.html</vt:lpwstr>
      </vt:variant>
      <vt:variant>
        <vt:lpwstr/>
      </vt:variant>
      <vt:variant>
        <vt:i4>5636115</vt:i4>
      </vt:variant>
      <vt:variant>
        <vt:i4>546</vt:i4>
      </vt:variant>
      <vt:variant>
        <vt:i4>0</vt:i4>
      </vt:variant>
      <vt:variant>
        <vt:i4>5</vt:i4>
      </vt:variant>
      <vt:variant>
        <vt:lpwstr>https://www.scratchapixel.com/lessons/mathematics-physics-for-computer-graphics/geometry/transforming-points-and-vectors.html</vt:lpwstr>
      </vt:variant>
      <vt:variant>
        <vt:lpwstr/>
      </vt:variant>
      <vt:variant>
        <vt:i4>5767261</vt:i4>
      </vt:variant>
      <vt:variant>
        <vt:i4>543</vt:i4>
      </vt:variant>
      <vt:variant>
        <vt:i4>0</vt:i4>
      </vt:variant>
      <vt:variant>
        <vt:i4>5</vt:i4>
      </vt:variant>
      <vt:variant>
        <vt:lpwstr>https://www.scratchapixel.com/lessons/mathematics-physics-for-computer-graphics/geometry/how-does-matrix-work-part-2.html</vt:lpwstr>
      </vt:variant>
      <vt:variant>
        <vt:lpwstr/>
      </vt:variant>
      <vt:variant>
        <vt:i4>5963869</vt:i4>
      </vt:variant>
      <vt:variant>
        <vt:i4>540</vt:i4>
      </vt:variant>
      <vt:variant>
        <vt:i4>0</vt:i4>
      </vt:variant>
      <vt:variant>
        <vt:i4>5</vt:i4>
      </vt:variant>
      <vt:variant>
        <vt:lpwstr>https://www.scratchapixel.com/lessons/mathematics-physics-for-computer-graphics/geometry/how-does-matrix-work-part-1.html</vt:lpwstr>
      </vt:variant>
      <vt:variant>
        <vt:lpwstr/>
      </vt:variant>
      <vt:variant>
        <vt:i4>2687017</vt:i4>
      </vt:variant>
      <vt:variant>
        <vt:i4>537</vt:i4>
      </vt:variant>
      <vt:variant>
        <vt:i4>0</vt:i4>
      </vt:variant>
      <vt:variant>
        <vt:i4>5</vt:i4>
      </vt:variant>
      <vt:variant>
        <vt:lpwstr>https://www.scratchapixel.com/lessons/mathematics-physics-for-computer-graphics/geometry/matrices.html</vt:lpwstr>
      </vt:variant>
      <vt:variant>
        <vt:lpwstr/>
      </vt:variant>
      <vt:variant>
        <vt:i4>2097270</vt:i4>
      </vt:variant>
      <vt:variant>
        <vt:i4>534</vt:i4>
      </vt:variant>
      <vt:variant>
        <vt:i4>0</vt:i4>
      </vt:variant>
      <vt:variant>
        <vt:i4>5</vt:i4>
      </vt:variant>
      <vt:variant>
        <vt:lpwstr>https://www.scratchapixel.com/lessons/3d-basic-rendering/perspective-and-orthographic-projection-matrix/orthographic-projection-matrix.html</vt:lpwstr>
      </vt:variant>
      <vt:variant>
        <vt:lpwstr/>
      </vt:variant>
      <vt:variant>
        <vt:i4>2621543</vt:i4>
      </vt:variant>
      <vt:variant>
        <vt:i4>531</vt:i4>
      </vt:variant>
      <vt:variant>
        <vt:i4>0</vt:i4>
      </vt:variant>
      <vt:variant>
        <vt:i4>5</vt:i4>
      </vt:variant>
      <vt:variant>
        <vt:lpwstr>https://www.scratchapixel.com/lessons/3d-basic-rendering/3d-viewing-pinhole-camera/how-pinhole-camera-works-part-1.html</vt:lpwstr>
      </vt:variant>
      <vt:variant>
        <vt:lpwstr/>
      </vt:variant>
      <vt:variant>
        <vt:i4>5767256</vt:i4>
      </vt:variant>
      <vt:variant>
        <vt:i4>528</vt:i4>
      </vt:variant>
      <vt:variant>
        <vt:i4>0</vt:i4>
      </vt:variant>
      <vt:variant>
        <vt:i4>5</vt:i4>
      </vt:variant>
      <vt:variant>
        <vt:lpwstr>https://www.scratchapixel.com/lessons/3d-basic-rendering/perspective-and-orthographic-projection-matrix/opengl-perspective-projection-matrix.html</vt:lpwstr>
      </vt:variant>
      <vt:variant>
        <vt:lpwstr/>
      </vt:variant>
      <vt:variant>
        <vt:i4>1376314</vt:i4>
      </vt:variant>
      <vt:variant>
        <vt:i4>521</vt:i4>
      </vt:variant>
      <vt:variant>
        <vt:i4>0</vt:i4>
      </vt:variant>
      <vt:variant>
        <vt:i4>5</vt:i4>
      </vt:variant>
      <vt:variant>
        <vt:lpwstr/>
      </vt:variant>
      <vt:variant>
        <vt:lpwstr>_Toc228831390</vt:lpwstr>
      </vt:variant>
      <vt:variant>
        <vt:i4>1310778</vt:i4>
      </vt:variant>
      <vt:variant>
        <vt:i4>515</vt:i4>
      </vt:variant>
      <vt:variant>
        <vt:i4>0</vt:i4>
      </vt:variant>
      <vt:variant>
        <vt:i4>5</vt:i4>
      </vt:variant>
      <vt:variant>
        <vt:lpwstr/>
      </vt:variant>
      <vt:variant>
        <vt:lpwstr>_Toc228831389</vt:lpwstr>
      </vt:variant>
      <vt:variant>
        <vt:i4>1310778</vt:i4>
      </vt:variant>
      <vt:variant>
        <vt:i4>509</vt:i4>
      </vt:variant>
      <vt:variant>
        <vt:i4>0</vt:i4>
      </vt:variant>
      <vt:variant>
        <vt:i4>5</vt:i4>
      </vt:variant>
      <vt:variant>
        <vt:lpwstr/>
      </vt:variant>
      <vt:variant>
        <vt:lpwstr>_Toc228831388</vt:lpwstr>
      </vt:variant>
      <vt:variant>
        <vt:i4>1310778</vt:i4>
      </vt:variant>
      <vt:variant>
        <vt:i4>503</vt:i4>
      </vt:variant>
      <vt:variant>
        <vt:i4>0</vt:i4>
      </vt:variant>
      <vt:variant>
        <vt:i4>5</vt:i4>
      </vt:variant>
      <vt:variant>
        <vt:lpwstr/>
      </vt:variant>
      <vt:variant>
        <vt:lpwstr>_Toc228831387</vt:lpwstr>
      </vt:variant>
      <vt:variant>
        <vt:i4>1310778</vt:i4>
      </vt:variant>
      <vt:variant>
        <vt:i4>497</vt:i4>
      </vt:variant>
      <vt:variant>
        <vt:i4>0</vt:i4>
      </vt:variant>
      <vt:variant>
        <vt:i4>5</vt:i4>
      </vt:variant>
      <vt:variant>
        <vt:lpwstr/>
      </vt:variant>
      <vt:variant>
        <vt:lpwstr>_Toc228831386</vt:lpwstr>
      </vt:variant>
      <vt:variant>
        <vt:i4>1310778</vt:i4>
      </vt:variant>
      <vt:variant>
        <vt:i4>491</vt:i4>
      </vt:variant>
      <vt:variant>
        <vt:i4>0</vt:i4>
      </vt:variant>
      <vt:variant>
        <vt:i4>5</vt:i4>
      </vt:variant>
      <vt:variant>
        <vt:lpwstr/>
      </vt:variant>
      <vt:variant>
        <vt:lpwstr>_Toc228831385</vt:lpwstr>
      </vt:variant>
      <vt:variant>
        <vt:i4>1310778</vt:i4>
      </vt:variant>
      <vt:variant>
        <vt:i4>485</vt:i4>
      </vt:variant>
      <vt:variant>
        <vt:i4>0</vt:i4>
      </vt:variant>
      <vt:variant>
        <vt:i4>5</vt:i4>
      </vt:variant>
      <vt:variant>
        <vt:lpwstr/>
      </vt:variant>
      <vt:variant>
        <vt:lpwstr>_Toc228831384</vt:lpwstr>
      </vt:variant>
      <vt:variant>
        <vt:i4>1310778</vt:i4>
      </vt:variant>
      <vt:variant>
        <vt:i4>479</vt:i4>
      </vt:variant>
      <vt:variant>
        <vt:i4>0</vt:i4>
      </vt:variant>
      <vt:variant>
        <vt:i4>5</vt:i4>
      </vt:variant>
      <vt:variant>
        <vt:lpwstr/>
      </vt:variant>
      <vt:variant>
        <vt:lpwstr>_Toc228831383</vt:lpwstr>
      </vt:variant>
      <vt:variant>
        <vt:i4>1310778</vt:i4>
      </vt:variant>
      <vt:variant>
        <vt:i4>473</vt:i4>
      </vt:variant>
      <vt:variant>
        <vt:i4>0</vt:i4>
      </vt:variant>
      <vt:variant>
        <vt:i4>5</vt:i4>
      </vt:variant>
      <vt:variant>
        <vt:lpwstr/>
      </vt:variant>
      <vt:variant>
        <vt:lpwstr>_Toc228831382</vt:lpwstr>
      </vt:variant>
      <vt:variant>
        <vt:i4>1310778</vt:i4>
      </vt:variant>
      <vt:variant>
        <vt:i4>467</vt:i4>
      </vt:variant>
      <vt:variant>
        <vt:i4>0</vt:i4>
      </vt:variant>
      <vt:variant>
        <vt:i4>5</vt:i4>
      </vt:variant>
      <vt:variant>
        <vt:lpwstr/>
      </vt:variant>
      <vt:variant>
        <vt:lpwstr>_Toc228831381</vt:lpwstr>
      </vt:variant>
      <vt:variant>
        <vt:i4>1310778</vt:i4>
      </vt:variant>
      <vt:variant>
        <vt:i4>461</vt:i4>
      </vt:variant>
      <vt:variant>
        <vt:i4>0</vt:i4>
      </vt:variant>
      <vt:variant>
        <vt:i4>5</vt:i4>
      </vt:variant>
      <vt:variant>
        <vt:lpwstr/>
      </vt:variant>
      <vt:variant>
        <vt:lpwstr>_Toc228831380</vt:lpwstr>
      </vt:variant>
      <vt:variant>
        <vt:i4>1769530</vt:i4>
      </vt:variant>
      <vt:variant>
        <vt:i4>455</vt:i4>
      </vt:variant>
      <vt:variant>
        <vt:i4>0</vt:i4>
      </vt:variant>
      <vt:variant>
        <vt:i4>5</vt:i4>
      </vt:variant>
      <vt:variant>
        <vt:lpwstr/>
      </vt:variant>
      <vt:variant>
        <vt:lpwstr>_Toc228831379</vt:lpwstr>
      </vt:variant>
      <vt:variant>
        <vt:i4>1769530</vt:i4>
      </vt:variant>
      <vt:variant>
        <vt:i4>449</vt:i4>
      </vt:variant>
      <vt:variant>
        <vt:i4>0</vt:i4>
      </vt:variant>
      <vt:variant>
        <vt:i4>5</vt:i4>
      </vt:variant>
      <vt:variant>
        <vt:lpwstr/>
      </vt:variant>
      <vt:variant>
        <vt:lpwstr>_Toc228831378</vt:lpwstr>
      </vt:variant>
      <vt:variant>
        <vt:i4>1769530</vt:i4>
      </vt:variant>
      <vt:variant>
        <vt:i4>443</vt:i4>
      </vt:variant>
      <vt:variant>
        <vt:i4>0</vt:i4>
      </vt:variant>
      <vt:variant>
        <vt:i4>5</vt:i4>
      </vt:variant>
      <vt:variant>
        <vt:lpwstr/>
      </vt:variant>
      <vt:variant>
        <vt:lpwstr>_Toc228831377</vt:lpwstr>
      </vt:variant>
      <vt:variant>
        <vt:i4>1769530</vt:i4>
      </vt:variant>
      <vt:variant>
        <vt:i4>437</vt:i4>
      </vt:variant>
      <vt:variant>
        <vt:i4>0</vt:i4>
      </vt:variant>
      <vt:variant>
        <vt:i4>5</vt:i4>
      </vt:variant>
      <vt:variant>
        <vt:lpwstr/>
      </vt:variant>
      <vt:variant>
        <vt:lpwstr>_Toc228831376</vt:lpwstr>
      </vt:variant>
      <vt:variant>
        <vt:i4>1769530</vt:i4>
      </vt:variant>
      <vt:variant>
        <vt:i4>392</vt:i4>
      </vt:variant>
      <vt:variant>
        <vt:i4>0</vt:i4>
      </vt:variant>
      <vt:variant>
        <vt:i4>5</vt:i4>
      </vt:variant>
      <vt:variant>
        <vt:lpwstr/>
      </vt:variant>
      <vt:variant>
        <vt:lpwstr>_Toc228831375</vt:lpwstr>
      </vt:variant>
      <vt:variant>
        <vt:i4>1769530</vt:i4>
      </vt:variant>
      <vt:variant>
        <vt:i4>386</vt:i4>
      </vt:variant>
      <vt:variant>
        <vt:i4>0</vt:i4>
      </vt:variant>
      <vt:variant>
        <vt:i4>5</vt:i4>
      </vt:variant>
      <vt:variant>
        <vt:lpwstr/>
      </vt:variant>
      <vt:variant>
        <vt:lpwstr>_Toc228831374</vt:lpwstr>
      </vt:variant>
      <vt:variant>
        <vt:i4>1769530</vt:i4>
      </vt:variant>
      <vt:variant>
        <vt:i4>380</vt:i4>
      </vt:variant>
      <vt:variant>
        <vt:i4>0</vt:i4>
      </vt:variant>
      <vt:variant>
        <vt:i4>5</vt:i4>
      </vt:variant>
      <vt:variant>
        <vt:lpwstr/>
      </vt:variant>
      <vt:variant>
        <vt:lpwstr>_Toc228831373</vt:lpwstr>
      </vt:variant>
      <vt:variant>
        <vt:i4>1769530</vt:i4>
      </vt:variant>
      <vt:variant>
        <vt:i4>374</vt:i4>
      </vt:variant>
      <vt:variant>
        <vt:i4>0</vt:i4>
      </vt:variant>
      <vt:variant>
        <vt:i4>5</vt:i4>
      </vt:variant>
      <vt:variant>
        <vt:lpwstr/>
      </vt:variant>
      <vt:variant>
        <vt:lpwstr>_Toc228831372</vt:lpwstr>
      </vt:variant>
      <vt:variant>
        <vt:i4>1769530</vt:i4>
      </vt:variant>
      <vt:variant>
        <vt:i4>368</vt:i4>
      </vt:variant>
      <vt:variant>
        <vt:i4>0</vt:i4>
      </vt:variant>
      <vt:variant>
        <vt:i4>5</vt:i4>
      </vt:variant>
      <vt:variant>
        <vt:lpwstr/>
      </vt:variant>
      <vt:variant>
        <vt:lpwstr>_Toc228831371</vt:lpwstr>
      </vt:variant>
      <vt:variant>
        <vt:i4>1769530</vt:i4>
      </vt:variant>
      <vt:variant>
        <vt:i4>362</vt:i4>
      </vt:variant>
      <vt:variant>
        <vt:i4>0</vt:i4>
      </vt:variant>
      <vt:variant>
        <vt:i4>5</vt:i4>
      </vt:variant>
      <vt:variant>
        <vt:lpwstr/>
      </vt:variant>
      <vt:variant>
        <vt:lpwstr>_Toc228831370</vt:lpwstr>
      </vt:variant>
      <vt:variant>
        <vt:i4>1703994</vt:i4>
      </vt:variant>
      <vt:variant>
        <vt:i4>356</vt:i4>
      </vt:variant>
      <vt:variant>
        <vt:i4>0</vt:i4>
      </vt:variant>
      <vt:variant>
        <vt:i4>5</vt:i4>
      </vt:variant>
      <vt:variant>
        <vt:lpwstr/>
      </vt:variant>
      <vt:variant>
        <vt:lpwstr>_Toc228831369</vt:lpwstr>
      </vt:variant>
      <vt:variant>
        <vt:i4>1703994</vt:i4>
      </vt:variant>
      <vt:variant>
        <vt:i4>350</vt:i4>
      </vt:variant>
      <vt:variant>
        <vt:i4>0</vt:i4>
      </vt:variant>
      <vt:variant>
        <vt:i4>5</vt:i4>
      </vt:variant>
      <vt:variant>
        <vt:lpwstr/>
      </vt:variant>
      <vt:variant>
        <vt:lpwstr>_Toc228831368</vt:lpwstr>
      </vt:variant>
      <vt:variant>
        <vt:i4>1703994</vt:i4>
      </vt:variant>
      <vt:variant>
        <vt:i4>344</vt:i4>
      </vt:variant>
      <vt:variant>
        <vt:i4>0</vt:i4>
      </vt:variant>
      <vt:variant>
        <vt:i4>5</vt:i4>
      </vt:variant>
      <vt:variant>
        <vt:lpwstr/>
      </vt:variant>
      <vt:variant>
        <vt:lpwstr>_Toc228831367</vt:lpwstr>
      </vt:variant>
      <vt:variant>
        <vt:i4>1703994</vt:i4>
      </vt:variant>
      <vt:variant>
        <vt:i4>338</vt:i4>
      </vt:variant>
      <vt:variant>
        <vt:i4>0</vt:i4>
      </vt:variant>
      <vt:variant>
        <vt:i4>5</vt:i4>
      </vt:variant>
      <vt:variant>
        <vt:lpwstr/>
      </vt:variant>
      <vt:variant>
        <vt:lpwstr>_Toc228831366</vt:lpwstr>
      </vt:variant>
      <vt:variant>
        <vt:i4>1703994</vt:i4>
      </vt:variant>
      <vt:variant>
        <vt:i4>332</vt:i4>
      </vt:variant>
      <vt:variant>
        <vt:i4>0</vt:i4>
      </vt:variant>
      <vt:variant>
        <vt:i4>5</vt:i4>
      </vt:variant>
      <vt:variant>
        <vt:lpwstr/>
      </vt:variant>
      <vt:variant>
        <vt:lpwstr>_Toc228831365</vt:lpwstr>
      </vt:variant>
      <vt:variant>
        <vt:i4>1703994</vt:i4>
      </vt:variant>
      <vt:variant>
        <vt:i4>326</vt:i4>
      </vt:variant>
      <vt:variant>
        <vt:i4>0</vt:i4>
      </vt:variant>
      <vt:variant>
        <vt:i4>5</vt:i4>
      </vt:variant>
      <vt:variant>
        <vt:lpwstr/>
      </vt:variant>
      <vt:variant>
        <vt:lpwstr>_Toc228831364</vt:lpwstr>
      </vt:variant>
      <vt:variant>
        <vt:i4>1703994</vt:i4>
      </vt:variant>
      <vt:variant>
        <vt:i4>320</vt:i4>
      </vt:variant>
      <vt:variant>
        <vt:i4>0</vt:i4>
      </vt:variant>
      <vt:variant>
        <vt:i4>5</vt:i4>
      </vt:variant>
      <vt:variant>
        <vt:lpwstr/>
      </vt:variant>
      <vt:variant>
        <vt:lpwstr>_Toc228831363</vt:lpwstr>
      </vt:variant>
      <vt:variant>
        <vt:i4>1703994</vt:i4>
      </vt:variant>
      <vt:variant>
        <vt:i4>314</vt:i4>
      </vt:variant>
      <vt:variant>
        <vt:i4>0</vt:i4>
      </vt:variant>
      <vt:variant>
        <vt:i4>5</vt:i4>
      </vt:variant>
      <vt:variant>
        <vt:lpwstr/>
      </vt:variant>
      <vt:variant>
        <vt:lpwstr>_Toc228831362</vt:lpwstr>
      </vt:variant>
      <vt:variant>
        <vt:i4>1703994</vt:i4>
      </vt:variant>
      <vt:variant>
        <vt:i4>308</vt:i4>
      </vt:variant>
      <vt:variant>
        <vt:i4>0</vt:i4>
      </vt:variant>
      <vt:variant>
        <vt:i4>5</vt:i4>
      </vt:variant>
      <vt:variant>
        <vt:lpwstr/>
      </vt:variant>
      <vt:variant>
        <vt:lpwstr>_Toc228831361</vt:lpwstr>
      </vt:variant>
      <vt:variant>
        <vt:i4>1703994</vt:i4>
      </vt:variant>
      <vt:variant>
        <vt:i4>302</vt:i4>
      </vt:variant>
      <vt:variant>
        <vt:i4>0</vt:i4>
      </vt:variant>
      <vt:variant>
        <vt:i4>5</vt:i4>
      </vt:variant>
      <vt:variant>
        <vt:lpwstr/>
      </vt:variant>
      <vt:variant>
        <vt:lpwstr>_Toc228831360</vt:lpwstr>
      </vt:variant>
      <vt:variant>
        <vt:i4>1638458</vt:i4>
      </vt:variant>
      <vt:variant>
        <vt:i4>296</vt:i4>
      </vt:variant>
      <vt:variant>
        <vt:i4>0</vt:i4>
      </vt:variant>
      <vt:variant>
        <vt:i4>5</vt:i4>
      </vt:variant>
      <vt:variant>
        <vt:lpwstr/>
      </vt:variant>
      <vt:variant>
        <vt:lpwstr>_Toc228831359</vt:lpwstr>
      </vt:variant>
      <vt:variant>
        <vt:i4>1638458</vt:i4>
      </vt:variant>
      <vt:variant>
        <vt:i4>290</vt:i4>
      </vt:variant>
      <vt:variant>
        <vt:i4>0</vt:i4>
      </vt:variant>
      <vt:variant>
        <vt:i4>5</vt:i4>
      </vt:variant>
      <vt:variant>
        <vt:lpwstr/>
      </vt:variant>
      <vt:variant>
        <vt:lpwstr>_Toc228831358</vt:lpwstr>
      </vt:variant>
      <vt:variant>
        <vt:i4>1638458</vt:i4>
      </vt:variant>
      <vt:variant>
        <vt:i4>284</vt:i4>
      </vt:variant>
      <vt:variant>
        <vt:i4>0</vt:i4>
      </vt:variant>
      <vt:variant>
        <vt:i4>5</vt:i4>
      </vt:variant>
      <vt:variant>
        <vt:lpwstr/>
      </vt:variant>
      <vt:variant>
        <vt:lpwstr>_Toc228831357</vt:lpwstr>
      </vt:variant>
      <vt:variant>
        <vt:i4>1638458</vt:i4>
      </vt:variant>
      <vt:variant>
        <vt:i4>278</vt:i4>
      </vt:variant>
      <vt:variant>
        <vt:i4>0</vt:i4>
      </vt:variant>
      <vt:variant>
        <vt:i4>5</vt:i4>
      </vt:variant>
      <vt:variant>
        <vt:lpwstr/>
      </vt:variant>
      <vt:variant>
        <vt:lpwstr>_Toc228831356</vt:lpwstr>
      </vt:variant>
      <vt:variant>
        <vt:i4>1638458</vt:i4>
      </vt:variant>
      <vt:variant>
        <vt:i4>272</vt:i4>
      </vt:variant>
      <vt:variant>
        <vt:i4>0</vt:i4>
      </vt:variant>
      <vt:variant>
        <vt:i4>5</vt:i4>
      </vt:variant>
      <vt:variant>
        <vt:lpwstr/>
      </vt:variant>
      <vt:variant>
        <vt:lpwstr>_Toc228831355</vt:lpwstr>
      </vt:variant>
      <vt:variant>
        <vt:i4>1638458</vt:i4>
      </vt:variant>
      <vt:variant>
        <vt:i4>266</vt:i4>
      </vt:variant>
      <vt:variant>
        <vt:i4>0</vt:i4>
      </vt:variant>
      <vt:variant>
        <vt:i4>5</vt:i4>
      </vt:variant>
      <vt:variant>
        <vt:lpwstr/>
      </vt:variant>
      <vt:variant>
        <vt:lpwstr>_Toc228831354</vt:lpwstr>
      </vt:variant>
      <vt:variant>
        <vt:i4>1638458</vt:i4>
      </vt:variant>
      <vt:variant>
        <vt:i4>260</vt:i4>
      </vt:variant>
      <vt:variant>
        <vt:i4>0</vt:i4>
      </vt:variant>
      <vt:variant>
        <vt:i4>5</vt:i4>
      </vt:variant>
      <vt:variant>
        <vt:lpwstr/>
      </vt:variant>
      <vt:variant>
        <vt:lpwstr>_Toc228831353</vt:lpwstr>
      </vt:variant>
      <vt:variant>
        <vt:i4>1638458</vt:i4>
      </vt:variant>
      <vt:variant>
        <vt:i4>254</vt:i4>
      </vt:variant>
      <vt:variant>
        <vt:i4>0</vt:i4>
      </vt:variant>
      <vt:variant>
        <vt:i4>5</vt:i4>
      </vt:variant>
      <vt:variant>
        <vt:lpwstr/>
      </vt:variant>
      <vt:variant>
        <vt:lpwstr>_Toc228831352</vt:lpwstr>
      </vt:variant>
      <vt:variant>
        <vt:i4>1638458</vt:i4>
      </vt:variant>
      <vt:variant>
        <vt:i4>248</vt:i4>
      </vt:variant>
      <vt:variant>
        <vt:i4>0</vt:i4>
      </vt:variant>
      <vt:variant>
        <vt:i4>5</vt:i4>
      </vt:variant>
      <vt:variant>
        <vt:lpwstr/>
      </vt:variant>
      <vt:variant>
        <vt:lpwstr>_Toc228831351</vt:lpwstr>
      </vt:variant>
      <vt:variant>
        <vt:i4>1638458</vt:i4>
      </vt:variant>
      <vt:variant>
        <vt:i4>242</vt:i4>
      </vt:variant>
      <vt:variant>
        <vt:i4>0</vt:i4>
      </vt:variant>
      <vt:variant>
        <vt:i4>5</vt:i4>
      </vt:variant>
      <vt:variant>
        <vt:lpwstr/>
      </vt:variant>
      <vt:variant>
        <vt:lpwstr>_Toc228831350</vt:lpwstr>
      </vt:variant>
      <vt:variant>
        <vt:i4>1572922</vt:i4>
      </vt:variant>
      <vt:variant>
        <vt:i4>236</vt:i4>
      </vt:variant>
      <vt:variant>
        <vt:i4>0</vt:i4>
      </vt:variant>
      <vt:variant>
        <vt:i4>5</vt:i4>
      </vt:variant>
      <vt:variant>
        <vt:lpwstr/>
      </vt:variant>
      <vt:variant>
        <vt:lpwstr>_Toc228831349</vt:lpwstr>
      </vt:variant>
      <vt:variant>
        <vt:i4>1572922</vt:i4>
      </vt:variant>
      <vt:variant>
        <vt:i4>230</vt:i4>
      </vt:variant>
      <vt:variant>
        <vt:i4>0</vt:i4>
      </vt:variant>
      <vt:variant>
        <vt:i4>5</vt:i4>
      </vt:variant>
      <vt:variant>
        <vt:lpwstr/>
      </vt:variant>
      <vt:variant>
        <vt:lpwstr>_Toc228831348</vt:lpwstr>
      </vt:variant>
      <vt:variant>
        <vt:i4>1572922</vt:i4>
      </vt:variant>
      <vt:variant>
        <vt:i4>224</vt:i4>
      </vt:variant>
      <vt:variant>
        <vt:i4>0</vt:i4>
      </vt:variant>
      <vt:variant>
        <vt:i4>5</vt:i4>
      </vt:variant>
      <vt:variant>
        <vt:lpwstr/>
      </vt:variant>
      <vt:variant>
        <vt:lpwstr>_Toc228831347</vt:lpwstr>
      </vt:variant>
      <vt:variant>
        <vt:i4>1572922</vt:i4>
      </vt:variant>
      <vt:variant>
        <vt:i4>218</vt:i4>
      </vt:variant>
      <vt:variant>
        <vt:i4>0</vt:i4>
      </vt:variant>
      <vt:variant>
        <vt:i4>5</vt:i4>
      </vt:variant>
      <vt:variant>
        <vt:lpwstr/>
      </vt:variant>
      <vt:variant>
        <vt:lpwstr>_Toc228831346</vt:lpwstr>
      </vt:variant>
      <vt:variant>
        <vt:i4>1572922</vt:i4>
      </vt:variant>
      <vt:variant>
        <vt:i4>212</vt:i4>
      </vt:variant>
      <vt:variant>
        <vt:i4>0</vt:i4>
      </vt:variant>
      <vt:variant>
        <vt:i4>5</vt:i4>
      </vt:variant>
      <vt:variant>
        <vt:lpwstr/>
      </vt:variant>
      <vt:variant>
        <vt:lpwstr>_Toc228831345</vt:lpwstr>
      </vt:variant>
      <vt:variant>
        <vt:i4>1572922</vt:i4>
      </vt:variant>
      <vt:variant>
        <vt:i4>206</vt:i4>
      </vt:variant>
      <vt:variant>
        <vt:i4>0</vt:i4>
      </vt:variant>
      <vt:variant>
        <vt:i4>5</vt:i4>
      </vt:variant>
      <vt:variant>
        <vt:lpwstr/>
      </vt:variant>
      <vt:variant>
        <vt:lpwstr>_Toc228831344</vt:lpwstr>
      </vt:variant>
      <vt:variant>
        <vt:i4>1572922</vt:i4>
      </vt:variant>
      <vt:variant>
        <vt:i4>200</vt:i4>
      </vt:variant>
      <vt:variant>
        <vt:i4>0</vt:i4>
      </vt:variant>
      <vt:variant>
        <vt:i4>5</vt:i4>
      </vt:variant>
      <vt:variant>
        <vt:lpwstr/>
      </vt:variant>
      <vt:variant>
        <vt:lpwstr>_Toc228831343</vt:lpwstr>
      </vt:variant>
      <vt:variant>
        <vt:i4>1572922</vt:i4>
      </vt:variant>
      <vt:variant>
        <vt:i4>194</vt:i4>
      </vt:variant>
      <vt:variant>
        <vt:i4>0</vt:i4>
      </vt:variant>
      <vt:variant>
        <vt:i4>5</vt:i4>
      </vt:variant>
      <vt:variant>
        <vt:lpwstr/>
      </vt:variant>
      <vt:variant>
        <vt:lpwstr>_Toc228831342</vt:lpwstr>
      </vt:variant>
      <vt:variant>
        <vt:i4>1572922</vt:i4>
      </vt:variant>
      <vt:variant>
        <vt:i4>188</vt:i4>
      </vt:variant>
      <vt:variant>
        <vt:i4>0</vt:i4>
      </vt:variant>
      <vt:variant>
        <vt:i4>5</vt:i4>
      </vt:variant>
      <vt:variant>
        <vt:lpwstr/>
      </vt:variant>
      <vt:variant>
        <vt:lpwstr>_Toc228831341</vt:lpwstr>
      </vt:variant>
      <vt:variant>
        <vt:i4>1572922</vt:i4>
      </vt:variant>
      <vt:variant>
        <vt:i4>182</vt:i4>
      </vt:variant>
      <vt:variant>
        <vt:i4>0</vt:i4>
      </vt:variant>
      <vt:variant>
        <vt:i4>5</vt:i4>
      </vt:variant>
      <vt:variant>
        <vt:lpwstr/>
      </vt:variant>
      <vt:variant>
        <vt:lpwstr>_Toc228831340</vt:lpwstr>
      </vt:variant>
      <vt:variant>
        <vt:i4>2031674</vt:i4>
      </vt:variant>
      <vt:variant>
        <vt:i4>176</vt:i4>
      </vt:variant>
      <vt:variant>
        <vt:i4>0</vt:i4>
      </vt:variant>
      <vt:variant>
        <vt:i4>5</vt:i4>
      </vt:variant>
      <vt:variant>
        <vt:lpwstr/>
      </vt:variant>
      <vt:variant>
        <vt:lpwstr>_Toc228831339</vt:lpwstr>
      </vt:variant>
      <vt:variant>
        <vt:i4>2031674</vt:i4>
      </vt:variant>
      <vt:variant>
        <vt:i4>170</vt:i4>
      </vt:variant>
      <vt:variant>
        <vt:i4>0</vt:i4>
      </vt:variant>
      <vt:variant>
        <vt:i4>5</vt:i4>
      </vt:variant>
      <vt:variant>
        <vt:lpwstr/>
      </vt:variant>
      <vt:variant>
        <vt:lpwstr>_Toc228831338</vt:lpwstr>
      </vt:variant>
      <vt:variant>
        <vt:i4>2031674</vt:i4>
      </vt:variant>
      <vt:variant>
        <vt:i4>164</vt:i4>
      </vt:variant>
      <vt:variant>
        <vt:i4>0</vt:i4>
      </vt:variant>
      <vt:variant>
        <vt:i4>5</vt:i4>
      </vt:variant>
      <vt:variant>
        <vt:lpwstr/>
      </vt:variant>
      <vt:variant>
        <vt:lpwstr>_Toc228831337</vt:lpwstr>
      </vt:variant>
      <vt:variant>
        <vt:i4>2031674</vt:i4>
      </vt:variant>
      <vt:variant>
        <vt:i4>158</vt:i4>
      </vt:variant>
      <vt:variant>
        <vt:i4>0</vt:i4>
      </vt:variant>
      <vt:variant>
        <vt:i4>5</vt:i4>
      </vt:variant>
      <vt:variant>
        <vt:lpwstr/>
      </vt:variant>
      <vt:variant>
        <vt:lpwstr>_Toc228831336</vt:lpwstr>
      </vt:variant>
      <vt:variant>
        <vt:i4>2031674</vt:i4>
      </vt:variant>
      <vt:variant>
        <vt:i4>152</vt:i4>
      </vt:variant>
      <vt:variant>
        <vt:i4>0</vt:i4>
      </vt:variant>
      <vt:variant>
        <vt:i4>5</vt:i4>
      </vt:variant>
      <vt:variant>
        <vt:lpwstr/>
      </vt:variant>
      <vt:variant>
        <vt:lpwstr>_Toc228831335</vt:lpwstr>
      </vt:variant>
      <vt:variant>
        <vt:i4>2031674</vt:i4>
      </vt:variant>
      <vt:variant>
        <vt:i4>146</vt:i4>
      </vt:variant>
      <vt:variant>
        <vt:i4>0</vt:i4>
      </vt:variant>
      <vt:variant>
        <vt:i4>5</vt:i4>
      </vt:variant>
      <vt:variant>
        <vt:lpwstr/>
      </vt:variant>
      <vt:variant>
        <vt:lpwstr>_Toc228831334</vt:lpwstr>
      </vt:variant>
      <vt:variant>
        <vt:i4>2031674</vt:i4>
      </vt:variant>
      <vt:variant>
        <vt:i4>140</vt:i4>
      </vt:variant>
      <vt:variant>
        <vt:i4>0</vt:i4>
      </vt:variant>
      <vt:variant>
        <vt:i4>5</vt:i4>
      </vt:variant>
      <vt:variant>
        <vt:lpwstr/>
      </vt:variant>
      <vt:variant>
        <vt:lpwstr>_Toc228831333</vt:lpwstr>
      </vt:variant>
      <vt:variant>
        <vt:i4>2031674</vt:i4>
      </vt:variant>
      <vt:variant>
        <vt:i4>134</vt:i4>
      </vt:variant>
      <vt:variant>
        <vt:i4>0</vt:i4>
      </vt:variant>
      <vt:variant>
        <vt:i4>5</vt:i4>
      </vt:variant>
      <vt:variant>
        <vt:lpwstr/>
      </vt:variant>
      <vt:variant>
        <vt:lpwstr>_Toc228831332</vt:lpwstr>
      </vt:variant>
      <vt:variant>
        <vt:i4>2031674</vt:i4>
      </vt:variant>
      <vt:variant>
        <vt:i4>128</vt:i4>
      </vt:variant>
      <vt:variant>
        <vt:i4>0</vt:i4>
      </vt:variant>
      <vt:variant>
        <vt:i4>5</vt:i4>
      </vt:variant>
      <vt:variant>
        <vt:lpwstr/>
      </vt:variant>
      <vt:variant>
        <vt:lpwstr>_Toc228831331</vt:lpwstr>
      </vt:variant>
      <vt:variant>
        <vt:i4>2031674</vt:i4>
      </vt:variant>
      <vt:variant>
        <vt:i4>122</vt:i4>
      </vt:variant>
      <vt:variant>
        <vt:i4>0</vt:i4>
      </vt:variant>
      <vt:variant>
        <vt:i4>5</vt:i4>
      </vt:variant>
      <vt:variant>
        <vt:lpwstr/>
      </vt:variant>
      <vt:variant>
        <vt:lpwstr>_Toc228831330</vt:lpwstr>
      </vt:variant>
      <vt:variant>
        <vt:i4>1966138</vt:i4>
      </vt:variant>
      <vt:variant>
        <vt:i4>116</vt:i4>
      </vt:variant>
      <vt:variant>
        <vt:i4>0</vt:i4>
      </vt:variant>
      <vt:variant>
        <vt:i4>5</vt:i4>
      </vt:variant>
      <vt:variant>
        <vt:lpwstr/>
      </vt:variant>
      <vt:variant>
        <vt:lpwstr>_Toc228831329</vt:lpwstr>
      </vt:variant>
      <vt:variant>
        <vt:i4>1966138</vt:i4>
      </vt:variant>
      <vt:variant>
        <vt:i4>110</vt:i4>
      </vt:variant>
      <vt:variant>
        <vt:i4>0</vt:i4>
      </vt:variant>
      <vt:variant>
        <vt:i4>5</vt:i4>
      </vt:variant>
      <vt:variant>
        <vt:lpwstr/>
      </vt:variant>
      <vt:variant>
        <vt:lpwstr>_Toc228831328</vt:lpwstr>
      </vt:variant>
      <vt:variant>
        <vt:i4>1966138</vt:i4>
      </vt:variant>
      <vt:variant>
        <vt:i4>104</vt:i4>
      </vt:variant>
      <vt:variant>
        <vt:i4>0</vt:i4>
      </vt:variant>
      <vt:variant>
        <vt:i4>5</vt:i4>
      </vt:variant>
      <vt:variant>
        <vt:lpwstr/>
      </vt:variant>
      <vt:variant>
        <vt:lpwstr>_Toc228831327</vt:lpwstr>
      </vt:variant>
      <vt:variant>
        <vt:i4>1966138</vt:i4>
      </vt:variant>
      <vt:variant>
        <vt:i4>98</vt:i4>
      </vt:variant>
      <vt:variant>
        <vt:i4>0</vt:i4>
      </vt:variant>
      <vt:variant>
        <vt:i4>5</vt:i4>
      </vt:variant>
      <vt:variant>
        <vt:lpwstr/>
      </vt:variant>
      <vt:variant>
        <vt:lpwstr>_Toc228831326</vt:lpwstr>
      </vt:variant>
      <vt:variant>
        <vt:i4>1966138</vt:i4>
      </vt:variant>
      <vt:variant>
        <vt:i4>92</vt:i4>
      </vt:variant>
      <vt:variant>
        <vt:i4>0</vt:i4>
      </vt:variant>
      <vt:variant>
        <vt:i4>5</vt:i4>
      </vt:variant>
      <vt:variant>
        <vt:lpwstr/>
      </vt:variant>
      <vt:variant>
        <vt:lpwstr>_Toc228831325</vt:lpwstr>
      </vt:variant>
      <vt:variant>
        <vt:i4>1966138</vt:i4>
      </vt:variant>
      <vt:variant>
        <vt:i4>86</vt:i4>
      </vt:variant>
      <vt:variant>
        <vt:i4>0</vt:i4>
      </vt:variant>
      <vt:variant>
        <vt:i4>5</vt:i4>
      </vt:variant>
      <vt:variant>
        <vt:lpwstr/>
      </vt:variant>
      <vt:variant>
        <vt:lpwstr>_Toc228831324</vt:lpwstr>
      </vt:variant>
      <vt:variant>
        <vt:i4>1966138</vt:i4>
      </vt:variant>
      <vt:variant>
        <vt:i4>80</vt:i4>
      </vt:variant>
      <vt:variant>
        <vt:i4>0</vt:i4>
      </vt:variant>
      <vt:variant>
        <vt:i4>5</vt:i4>
      </vt:variant>
      <vt:variant>
        <vt:lpwstr/>
      </vt:variant>
      <vt:variant>
        <vt:lpwstr>_Toc228831323</vt:lpwstr>
      </vt:variant>
      <vt:variant>
        <vt:i4>1966138</vt:i4>
      </vt:variant>
      <vt:variant>
        <vt:i4>74</vt:i4>
      </vt:variant>
      <vt:variant>
        <vt:i4>0</vt:i4>
      </vt:variant>
      <vt:variant>
        <vt:i4>5</vt:i4>
      </vt:variant>
      <vt:variant>
        <vt:lpwstr/>
      </vt:variant>
      <vt:variant>
        <vt:lpwstr>_Toc228831322</vt:lpwstr>
      </vt:variant>
      <vt:variant>
        <vt:i4>1966138</vt:i4>
      </vt:variant>
      <vt:variant>
        <vt:i4>68</vt:i4>
      </vt:variant>
      <vt:variant>
        <vt:i4>0</vt:i4>
      </vt:variant>
      <vt:variant>
        <vt:i4>5</vt:i4>
      </vt:variant>
      <vt:variant>
        <vt:lpwstr/>
      </vt:variant>
      <vt:variant>
        <vt:lpwstr>_Toc228831321</vt:lpwstr>
      </vt:variant>
      <vt:variant>
        <vt:i4>1966138</vt:i4>
      </vt:variant>
      <vt:variant>
        <vt:i4>62</vt:i4>
      </vt:variant>
      <vt:variant>
        <vt:i4>0</vt:i4>
      </vt:variant>
      <vt:variant>
        <vt:i4>5</vt:i4>
      </vt:variant>
      <vt:variant>
        <vt:lpwstr/>
      </vt:variant>
      <vt:variant>
        <vt:lpwstr>_Toc228831320</vt:lpwstr>
      </vt:variant>
      <vt:variant>
        <vt:i4>1900602</vt:i4>
      </vt:variant>
      <vt:variant>
        <vt:i4>56</vt:i4>
      </vt:variant>
      <vt:variant>
        <vt:i4>0</vt:i4>
      </vt:variant>
      <vt:variant>
        <vt:i4>5</vt:i4>
      </vt:variant>
      <vt:variant>
        <vt:lpwstr/>
      </vt:variant>
      <vt:variant>
        <vt:lpwstr>_Toc228831319</vt:lpwstr>
      </vt:variant>
      <vt:variant>
        <vt:i4>1900602</vt:i4>
      </vt:variant>
      <vt:variant>
        <vt:i4>50</vt:i4>
      </vt:variant>
      <vt:variant>
        <vt:i4>0</vt:i4>
      </vt:variant>
      <vt:variant>
        <vt:i4>5</vt:i4>
      </vt:variant>
      <vt:variant>
        <vt:lpwstr/>
      </vt:variant>
      <vt:variant>
        <vt:lpwstr>_Toc228831318</vt:lpwstr>
      </vt:variant>
      <vt:variant>
        <vt:i4>1900602</vt:i4>
      </vt:variant>
      <vt:variant>
        <vt:i4>44</vt:i4>
      </vt:variant>
      <vt:variant>
        <vt:i4>0</vt:i4>
      </vt:variant>
      <vt:variant>
        <vt:i4>5</vt:i4>
      </vt:variant>
      <vt:variant>
        <vt:lpwstr/>
      </vt:variant>
      <vt:variant>
        <vt:lpwstr>_Toc228831317</vt:lpwstr>
      </vt:variant>
      <vt:variant>
        <vt:i4>1900602</vt:i4>
      </vt:variant>
      <vt:variant>
        <vt:i4>38</vt:i4>
      </vt:variant>
      <vt:variant>
        <vt:i4>0</vt:i4>
      </vt:variant>
      <vt:variant>
        <vt:i4>5</vt:i4>
      </vt:variant>
      <vt:variant>
        <vt:lpwstr/>
      </vt:variant>
      <vt:variant>
        <vt:lpwstr>_Toc228831316</vt:lpwstr>
      </vt:variant>
      <vt:variant>
        <vt:i4>1900602</vt:i4>
      </vt:variant>
      <vt:variant>
        <vt:i4>32</vt:i4>
      </vt:variant>
      <vt:variant>
        <vt:i4>0</vt:i4>
      </vt:variant>
      <vt:variant>
        <vt:i4>5</vt:i4>
      </vt:variant>
      <vt:variant>
        <vt:lpwstr/>
      </vt:variant>
      <vt:variant>
        <vt:lpwstr>_Toc228831315</vt:lpwstr>
      </vt:variant>
      <vt:variant>
        <vt:i4>1900602</vt:i4>
      </vt:variant>
      <vt:variant>
        <vt:i4>26</vt:i4>
      </vt:variant>
      <vt:variant>
        <vt:i4>0</vt:i4>
      </vt:variant>
      <vt:variant>
        <vt:i4>5</vt:i4>
      </vt:variant>
      <vt:variant>
        <vt:lpwstr/>
      </vt:variant>
      <vt:variant>
        <vt:lpwstr>_Toc228831314</vt:lpwstr>
      </vt:variant>
      <vt:variant>
        <vt:i4>1900602</vt:i4>
      </vt:variant>
      <vt:variant>
        <vt:i4>20</vt:i4>
      </vt:variant>
      <vt:variant>
        <vt:i4>0</vt:i4>
      </vt:variant>
      <vt:variant>
        <vt:i4>5</vt:i4>
      </vt:variant>
      <vt:variant>
        <vt:lpwstr/>
      </vt:variant>
      <vt:variant>
        <vt:lpwstr>_Toc228831313</vt:lpwstr>
      </vt:variant>
      <vt:variant>
        <vt:i4>1900602</vt:i4>
      </vt:variant>
      <vt:variant>
        <vt:i4>14</vt:i4>
      </vt:variant>
      <vt:variant>
        <vt:i4>0</vt:i4>
      </vt:variant>
      <vt:variant>
        <vt:i4>5</vt:i4>
      </vt:variant>
      <vt:variant>
        <vt:lpwstr/>
      </vt:variant>
      <vt:variant>
        <vt:lpwstr>_Toc228831312</vt:lpwstr>
      </vt:variant>
      <vt:variant>
        <vt:i4>1900602</vt:i4>
      </vt:variant>
      <vt:variant>
        <vt:i4>8</vt:i4>
      </vt:variant>
      <vt:variant>
        <vt:i4>0</vt:i4>
      </vt:variant>
      <vt:variant>
        <vt:i4>5</vt:i4>
      </vt:variant>
      <vt:variant>
        <vt:lpwstr/>
      </vt:variant>
      <vt:variant>
        <vt:lpwstr>_Toc228831311</vt:lpwstr>
      </vt:variant>
      <vt:variant>
        <vt:i4>1900602</vt:i4>
      </vt:variant>
      <vt:variant>
        <vt:i4>2</vt:i4>
      </vt:variant>
      <vt:variant>
        <vt:i4>0</vt:i4>
      </vt:variant>
      <vt:variant>
        <vt:i4>5</vt:i4>
      </vt:variant>
      <vt:variant>
        <vt:lpwstr/>
      </vt:variant>
      <vt:variant>
        <vt:lpwstr>_Toc228831310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Norbert Varga</cp:lastModifiedBy>
  <cp:revision>2</cp:revision>
  <cp:lastPrinted>2026-05-04T21:55:00Z</cp:lastPrinted>
  <dcterms:created xsi:type="dcterms:W3CDTF">2026-05-04T21:56:00Z</dcterms:created>
  <dcterms:modified xsi:type="dcterms:W3CDTF">2026-05-04T21:56:00Z</dcterms:modified>
</cp:coreProperties>
</file>